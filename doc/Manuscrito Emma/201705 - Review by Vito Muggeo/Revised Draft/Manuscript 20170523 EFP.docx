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E1FA7" w14:textId="512453D7" w:rsidR="009E6C9B" w:rsidRPr="0007339F" w:rsidRDefault="007B0731" w:rsidP="009E6C9B">
      <w:r w:rsidRPr="0007339F">
        <w:rPr>
          <w:b/>
        </w:rPr>
        <w:t>Title:</w:t>
      </w:r>
      <w:r w:rsidRPr="0007339F">
        <w:t xml:space="preserve"> </w:t>
      </w:r>
      <w:r w:rsidR="0071502E" w:rsidRPr="0007339F">
        <w:t xml:space="preserve">Standardised measurement of seed functional traits: calculation of </w:t>
      </w:r>
      <w:r w:rsidR="00955CD2" w:rsidRPr="0007339F">
        <w:t>germination cardinal temperatures</w:t>
      </w:r>
      <w:r w:rsidR="000677F8" w:rsidRPr="0007339F">
        <w:t xml:space="preserve"> and thermal time</w:t>
      </w:r>
      <w:r w:rsidR="00955CD2" w:rsidRPr="0007339F">
        <w:t xml:space="preserve"> using R</w:t>
      </w:r>
      <w:r w:rsidRPr="0007339F">
        <w:t xml:space="preserve"> </w:t>
      </w:r>
    </w:p>
    <w:p w14:paraId="746148F8" w14:textId="66E80C0E" w:rsidR="007B0731" w:rsidRPr="0007339F" w:rsidRDefault="007B0731" w:rsidP="0006537B">
      <w:pPr>
        <w:spacing w:line="480" w:lineRule="auto"/>
      </w:pPr>
      <w:r w:rsidRPr="0007339F">
        <w:rPr>
          <w:b/>
        </w:rPr>
        <w:t>Running Head:</w:t>
      </w:r>
      <w:r w:rsidR="00041D35" w:rsidRPr="0007339F">
        <w:t xml:space="preserve"> </w:t>
      </w:r>
      <w:r w:rsidR="00334BDA" w:rsidRPr="0007339F">
        <w:t xml:space="preserve">Germination cardinal temperatures </w:t>
      </w:r>
      <w:r w:rsidR="00041D35" w:rsidRPr="0007339F">
        <w:t xml:space="preserve">&amp; </w:t>
      </w:r>
      <w:r w:rsidR="00334BDA" w:rsidRPr="0007339F">
        <w:t xml:space="preserve">thermal time </w:t>
      </w:r>
      <w:r w:rsidR="00041D35" w:rsidRPr="0007339F">
        <w:t>in R</w:t>
      </w:r>
    </w:p>
    <w:p w14:paraId="5339434F" w14:textId="07454915" w:rsidR="009E6C9B" w:rsidRPr="0007339F" w:rsidRDefault="009E6C9B" w:rsidP="0006537B">
      <w:pPr>
        <w:spacing w:line="480" w:lineRule="auto"/>
      </w:pPr>
      <w:r w:rsidRPr="0007339F">
        <w:t>Emma Ladouceur</w:t>
      </w:r>
      <w:r w:rsidRPr="0007339F">
        <w:rPr>
          <w:vertAlign w:val="superscript"/>
        </w:rPr>
        <w:t>1,2</w:t>
      </w:r>
      <w:r w:rsidRPr="0007339F">
        <w:t xml:space="preserve">, Hugh </w:t>
      </w:r>
      <w:r w:rsidR="00955CD2" w:rsidRPr="0007339F">
        <w:t xml:space="preserve">W. </w:t>
      </w:r>
      <w:r w:rsidRPr="0007339F">
        <w:t>Pritchard</w:t>
      </w:r>
      <w:r w:rsidRPr="0007339F">
        <w:rPr>
          <w:vertAlign w:val="superscript"/>
        </w:rPr>
        <w:t>3</w:t>
      </w:r>
      <w:r w:rsidRPr="0007339F">
        <w:t xml:space="preserve">, Eduardo </w:t>
      </w:r>
      <w:r w:rsidR="00EA7DBF" w:rsidRPr="0007339F">
        <w:t>Fernández-</w:t>
      </w:r>
      <w:r w:rsidRPr="0007339F">
        <w:t>Pascual</w:t>
      </w:r>
      <w:r w:rsidRPr="0007339F">
        <w:rPr>
          <w:vertAlign w:val="superscript"/>
        </w:rPr>
        <w:t>3</w:t>
      </w:r>
      <w:r w:rsidR="00041D35" w:rsidRPr="0007339F">
        <w:rPr>
          <w:vertAlign w:val="superscript"/>
        </w:rPr>
        <w:t>*</w:t>
      </w:r>
    </w:p>
    <w:p w14:paraId="56D81938" w14:textId="7D467A4A" w:rsidR="00041D35" w:rsidRPr="0007339F" w:rsidRDefault="00041D35" w:rsidP="0006537B">
      <w:pPr>
        <w:spacing w:line="480" w:lineRule="auto"/>
      </w:pPr>
      <w:r w:rsidRPr="0007339F">
        <w:rPr>
          <w:vertAlign w:val="superscript"/>
        </w:rPr>
        <w:t>1</w:t>
      </w:r>
      <w:r w:rsidR="00C07961" w:rsidRPr="0007339F">
        <w:rPr>
          <w:vertAlign w:val="superscript"/>
        </w:rPr>
        <w:t xml:space="preserve"> </w:t>
      </w:r>
      <w:r w:rsidRPr="0007339F">
        <w:t>Museo Delle Scienze</w:t>
      </w:r>
      <w:r w:rsidR="00823821" w:rsidRPr="0007339F">
        <w:t xml:space="preserve"> (Muse)</w:t>
      </w:r>
      <w:r w:rsidRPr="0007339F">
        <w:t>, Corso del Lavoro e Scienze, 3, Trento, Italy</w:t>
      </w:r>
    </w:p>
    <w:p w14:paraId="1CD9EC4F" w14:textId="07CC30EB" w:rsidR="00FA5EFC" w:rsidRPr="0007339F" w:rsidRDefault="00FA5EFC" w:rsidP="0006537B">
      <w:pPr>
        <w:spacing w:line="480" w:lineRule="auto"/>
      </w:pPr>
      <w:r w:rsidRPr="0007339F">
        <w:rPr>
          <w:rFonts w:eastAsiaTheme="minorEastAsia"/>
          <w:vertAlign w:val="superscript"/>
          <w:lang w:eastAsia="ja-JP"/>
        </w:rPr>
        <w:t>2</w:t>
      </w:r>
      <w:r w:rsidRPr="0007339F">
        <w:rPr>
          <w:rFonts w:eastAsiaTheme="minorEastAsia"/>
          <w:color w:val="222222"/>
          <w:lang w:eastAsia="ja-JP"/>
        </w:rPr>
        <w:t xml:space="preserve"> University of Pavia, </w:t>
      </w:r>
      <w:r w:rsidRPr="0007339F">
        <w:rPr>
          <w:rFonts w:eastAsiaTheme="minorEastAsia"/>
          <w:lang w:eastAsia="ja-JP"/>
        </w:rPr>
        <w:t xml:space="preserve">Department of Earth </w:t>
      </w:r>
      <w:r w:rsidRPr="0007339F">
        <w:rPr>
          <w:rFonts w:eastAsiaTheme="minorEastAsia"/>
          <w:color w:val="222222"/>
          <w:lang w:eastAsia="ja-JP"/>
        </w:rPr>
        <w:t>and Environmental Science, Via S. Epifanio 14, 27100 Pavia (Italy)</w:t>
      </w:r>
    </w:p>
    <w:p w14:paraId="7DE2F86B" w14:textId="1C37BA45" w:rsidR="00041D35" w:rsidRPr="0007339F" w:rsidRDefault="00041D35" w:rsidP="0006537B">
      <w:pPr>
        <w:spacing w:line="480" w:lineRule="auto"/>
      </w:pPr>
      <w:r w:rsidRPr="0007339F">
        <w:rPr>
          <w:vertAlign w:val="superscript"/>
        </w:rPr>
        <w:t>3</w:t>
      </w:r>
      <w:r w:rsidR="0071502E" w:rsidRPr="0007339F">
        <w:rPr>
          <w:vertAlign w:val="superscript"/>
        </w:rPr>
        <w:t xml:space="preserve"> </w:t>
      </w:r>
      <w:r w:rsidRPr="0007339F">
        <w:t xml:space="preserve">Royal Botanic Gardens, Kew, Wellcome Trust Millennium Building, Wakehurst Place, West Sussex RH17 6TN, </w:t>
      </w:r>
      <w:r w:rsidR="00FA1F1E" w:rsidRPr="0007339F">
        <w:t>UK</w:t>
      </w:r>
    </w:p>
    <w:p w14:paraId="07612127" w14:textId="66D8991A" w:rsidR="00041D35" w:rsidRPr="0007339F" w:rsidRDefault="00041D35" w:rsidP="0006537B">
      <w:pPr>
        <w:spacing w:line="480" w:lineRule="auto"/>
      </w:pPr>
      <w:r w:rsidRPr="0007339F">
        <w:rPr>
          <w:b/>
        </w:rPr>
        <w:t>*Corresponding author:</w:t>
      </w:r>
      <w:r w:rsidR="00823821" w:rsidRPr="0007339F">
        <w:rPr>
          <w:b/>
        </w:rPr>
        <w:t xml:space="preserve"> </w:t>
      </w:r>
      <w:hyperlink r:id="rId8" w:history="1">
        <w:r w:rsidRPr="0007339F">
          <w:rPr>
            <w:rStyle w:val="Hyperlink"/>
          </w:rPr>
          <w:t>eduardofp.indurot@uniovi.es</w:t>
        </w:r>
      </w:hyperlink>
      <w:r w:rsidR="00955CD2" w:rsidRPr="0007339F">
        <w:t>; Tel.: +44(0)1444894184</w:t>
      </w:r>
    </w:p>
    <w:p w14:paraId="356FCB94" w14:textId="39321673" w:rsidR="009E6C9B" w:rsidRPr="0007339F" w:rsidRDefault="009E6C9B" w:rsidP="0006537B">
      <w:pPr>
        <w:spacing w:line="480" w:lineRule="auto"/>
      </w:pPr>
      <w:r w:rsidRPr="0007339F">
        <w:rPr>
          <w:b/>
        </w:rPr>
        <w:t>Keywords</w:t>
      </w:r>
      <w:r w:rsidR="007B0731" w:rsidRPr="0007339F">
        <w:rPr>
          <w:b/>
        </w:rPr>
        <w:t xml:space="preserve"> (7</w:t>
      </w:r>
      <w:r w:rsidR="00C247F9" w:rsidRPr="0007339F">
        <w:rPr>
          <w:b/>
        </w:rPr>
        <w:t xml:space="preserve"> max</w:t>
      </w:r>
      <w:r w:rsidR="007B0731" w:rsidRPr="0007339F">
        <w:rPr>
          <w:b/>
        </w:rPr>
        <w:t>)</w:t>
      </w:r>
      <w:r w:rsidRPr="0007339F">
        <w:rPr>
          <w:b/>
        </w:rPr>
        <w:t>:</w:t>
      </w:r>
      <w:r w:rsidRPr="0007339F">
        <w:t xml:space="preserve"> </w:t>
      </w:r>
      <w:r w:rsidR="003959B9" w:rsidRPr="0007339F">
        <w:t xml:space="preserve">base water potential, </w:t>
      </w:r>
      <w:r w:rsidR="00852DE6" w:rsidRPr="0007339F">
        <w:t xml:space="preserve">physiological thermal thresholds, </w:t>
      </w:r>
      <w:r w:rsidR="003B28B6" w:rsidRPr="0007339F">
        <w:t xml:space="preserve">piecewise regression, </w:t>
      </w:r>
      <w:r w:rsidR="0071502E" w:rsidRPr="0007339F">
        <w:t xml:space="preserve">regeneration traits, </w:t>
      </w:r>
      <w:r w:rsidR="007B0731" w:rsidRPr="0007339F">
        <w:t xml:space="preserve">seed </w:t>
      </w:r>
      <w:r w:rsidR="00E50823" w:rsidRPr="0007339F">
        <w:t xml:space="preserve">germination </w:t>
      </w:r>
      <w:r w:rsidR="007B0731" w:rsidRPr="0007339F">
        <w:t xml:space="preserve">traits, </w:t>
      </w:r>
      <w:r w:rsidR="005C153B" w:rsidRPr="0007339F">
        <w:t xml:space="preserve">segmented model, </w:t>
      </w:r>
      <w:r w:rsidR="003B28B6" w:rsidRPr="0007339F">
        <w:t>thermal time models</w:t>
      </w:r>
    </w:p>
    <w:p w14:paraId="089D0248" w14:textId="7D1296A4" w:rsidR="0007339F" w:rsidRDefault="00D131F4" w:rsidP="0007339F">
      <w:pPr>
        <w:spacing w:line="480" w:lineRule="auto"/>
      </w:pPr>
      <w:r w:rsidRPr="0007339F">
        <w:rPr>
          <w:b/>
        </w:rPr>
        <w:t xml:space="preserve">Author Contribution Statement: </w:t>
      </w:r>
      <w:r w:rsidRPr="0007339F">
        <w:t xml:space="preserve">EL conceived the idea, </w:t>
      </w:r>
      <w:r w:rsidR="000E7CAF" w:rsidRPr="0007339F">
        <w:t xml:space="preserve">EFP </w:t>
      </w:r>
      <w:r w:rsidRPr="0007339F">
        <w:t>refined the idea into a standardi</w:t>
      </w:r>
      <w:r w:rsidR="0066635F" w:rsidRPr="0007339F">
        <w:t>s</w:t>
      </w:r>
      <w:r w:rsidRPr="0007339F">
        <w:t xml:space="preserve">ed </w:t>
      </w:r>
      <w:r w:rsidR="0007339F" w:rsidRPr="0007339F">
        <w:t xml:space="preserve">R </w:t>
      </w:r>
      <w:r w:rsidRPr="0007339F">
        <w:t>method</w:t>
      </w:r>
      <w:r w:rsidR="00982F9C" w:rsidRPr="0007339F">
        <w:t>, and EFP and EL revised the method together</w:t>
      </w:r>
      <w:r w:rsidRPr="0007339F">
        <w:t xml:space="preserve">. EFP provided the dataset. HWP and EFP provided expertise relating to the </w:t>
      </w:r>
      <w:r w:rsidR="00FA1F1E" w:rsidRPr="0007339F">
        <w:t>fundamentals behind the thermal time</w:t>
      </w:r>
      <w:r w:rsidRPr="0007339F">
        <w:t xml:space="preserve"> approach. EL led the writing of the manuscript. All authors contributed critically to the drafts and gave final approval for publication.</w:t>
      </w:r>
    </w:p>
    <w:p w14:paraId="4D2A1EAB" w14:textId="77777777" w:rsidR="0007339F" w:rsidRDefault="0007339F">
      <w:pPr>
        <w:spacing w:before="0" w:after="200" w:line="240" w:lineRule="auto"/>
        <w:jc w:val="left"/>
      </w:pPr>
      <w:r>
        <w:br w:type="page"/>
      </w:r>
    </w:p>
    <w:p w14:paraId="68C2169B" w14:textId="6193C107" w:rsidR="0074130E" w:rsidRPr="0007339F" w:rsidRDefault="000E7CAF" w:rsidP="001941A6">
      <w:pPr>
        <w:spacing w:line="480" w:lineRule="auto"/>
        <w:rPr>
          <w:b/>
        </w:rPr>
      </w:pPr>
      <w:r w:rsidRPr="0007339F">
        <w:rPr>
          <w:b/>
        </w:rPr>
        <w:lastRenderedPageBreak/>
        <w:t>Summary</w:t>
      </w:r>
    </w:p>
    <w:p w14:paraId="183CC5B4" w14:textId="2F6BFFA1" w:rsidR="003A3E95" w:rsidRPr="0007339F" w:rsidRDefault="000D3BE9" w:rsidP="001941A6">
      <w:pPr>
        <w:pStyle w:val="ListParagraph"/>
        <w:numPr>
          <w:ilvl w:val="0"/>
          <w:numId w:val="1"/>
        </w:numPr>
        <w:spacing w:line="480" w:lineRule="auto"/>
      </w:pPr>
      <w:r w:rsidRPr="0007339F">
        <w:t xml:space="preserve">Seed germination traits </w:t>
      </w:r>
      <w:r w:rsidR="002622F6">
        <w:t>have emerged</w:t>
      </w:r>
      <w:r w:rsidRPr="0007339F">
        <w:t xml:space="preserve"> as </w:t>
      </w:r>
      <w:r w:rsidR="00794A09">
        <w:t>a</w:t>
      </w:r>
      <w:r w:rsidRPr="0007339F">
        <w:t xml:space="preserve"> powerful mechanism to understand </w:t>
      </w:r>
      <w:r w:rsidR="00720941" w:rsidRPr="0007339F">
        <w:t>plant</w:t>
      </w:r>
      <w:r w:rsidR="00CE5871" w:rsidRPr="0007339F">
        <w:t xml:space="preserve"> ecology and </w:t>
      </w:r>
      <w:r w:rsidRPr="0007339F">
        <w:t>regeneration</w:t>
      </w:r>
      <w:r w:rsidR="00720941" w:rsidRPr="0007339F">
        <w:t xml:space="preserve"> in a changing world</w:t>
      </w:r>
      <w:r w:rsidR="00AF7E85" w:rsidRPr="0007339F">
        <w:t xml:space="preserve">. </w:t>
      </w:r>
      <w:r w:rsidR="002622F6">
        <w:t>Physiological thermal time models quantify germination traits and provide</w:t>
      </w:r>
      <w:r w:rsidR="00720941" w:rsidRPr="0007339F">
        <w:t xml:space="preserve"> </w:t>
      </w:r>
      <w:r w:rsidR="002622F6">
        <w:t xml:space="preserve">a </w:t>
      </w:r>
      <w:r w:rsidR="00CE350A" w:rsidRPr="0007339F">
        <w:t xml:space="preserve">strong </w:t>
      </w:r>
      <w:r w:rsidR="002622F6">
        <w:t>comparative framework. T</w:t>
      </w:r>
      <w:r w:rsidR="00BD2A2A" w:rsidRPr="0007339F">
        <w:t>he</w:t>
      </w:r>
      <w:r w:rsidR="002622F6">
        <w:t xml:space="preserve"> models estimate</w:t>
      </w:r>
      <w:r w:rsidR="00BD2A2A" w:rsidRPr="0007339F">
        <w:t xml:space="preserve"> three cardinal temperatures </w:t>
      </w:r>
      <w:r w:rsidR="00720941" w:rsidRPr="0007339F">
        <w:t>(</w:t>
      </w:r>
      <w:r w:rsidR="00E50823" w:rsidRPr="0007339F">
        <w:t>base</w:t>
      </w:r>
      <w:r w:rsidR="0007339F">
        <w:t xml:space="preserve"> threshold</w:t>
      </w:r>
      <w:r w:rsidR="00E50823" w:rsidRPr="0007339F">
        <w:t>,</w:t>
      </w:r>
      <w:r w:rsidR="00AF7E85" w:rsidRPr="0007339F">
        <w:t xml:space="preserve"> </w:t>
      </w:r>
      <w:r w:rsidR="00BD2A2A" w:rsidRPr="0007339F">
        <w:t>T</w:t>
      </w:r>
      <w:r w:rsidR="00BD2A2A" w:rsidRPr="0007339F">
        <w:rPr>
          <w:vertAlign w:val="subscript"/>
        </w:rPr>
        <w:t>b</w:t>
      </w:r>
      <w:r w:rsidR="00E50823" w:rsidRPr="0007339F">
        <w:t>;</w:t>
      </w:r>
      <w:r w:rsidR="00BD2A2A" w:rsidRPr="0007339F">
        <w:t xml:space="preserve"> optimum</w:t>
      </w:r>
      <w:r w:rsidR="00E50823" w:rsidRPr="0007339F">
        <w:t>,</w:t>
      </w:r>
      <w:r w:rsidR="00BD2A2A" w:rsidRPr="0007339F">
        <w:t xml:space="preserve"> T</w:t>
      </w:r>
      <w:r w:rsidR="00BD2A2A" w:rsidRPr="0007339F">
        <w:rPr>
          <w:vertAlign w:val="subscript"/>
        </w:rPr>
        <w:t>o</w:t>
      </w:r>
      <w:r w:rsidR="00E50823" w:rsidRPr="0007339F">
        <w:t>;</w:t>
      </w:r>
      <w:r w:rsidR="00BD2A2A" w:rsidRPr="0007339F">
        <w:t xml:space="preserve"> and </w:t>
      </w:r>
      <w:r w:rsidR="00E50823" w:rsidRPr="0007339F">
        <w:t>ceiling</w:t>
      </w:r>
      <w:r w:rsidR="0007339F">
        <w:t xml:space="preserve"> threshold</w:t>
      </w:r>
      <w:r w:rsidR="00E50823" w:rsidRPr="0007339F">
        <w:t xml:space="preserve">, </w:t>
      </w:r>
      <w:r w:rsidR="00720941" w:rsidRPr="0007339F">
        <w:t>T</w:t>
      </w:r>
      <w:r w:rsidR="00720941" w:rsidRPr="0007339F">
        <w:rPr>
          <w:vertAlign w:val="subscript"/>
        </w:rPr>
        <w:t>c</w:t>
      </w:r>
      <w:r w:rsidRPr="0007339F">
        <w:t>)</w:t>
      </w:r>
      <w:r w:rsidR="009B7DDE" w:rsidRPr="0007339F">
        <w:t>,</w:t>
      </w:r>
      <w:r w:rsidR="00CE350A" w:rsidRPr="0007339F">
        <w:t xml:space="preserve"> </w:t>
      </w:r>
      <w:r w:rsidR="00AA75C4" w:rsidRPr="0007339F">
        <w:t>and</w:t>
      </w:r>
      <w:r w:rsidRPr="0007339F">
        <w:t xml:space="preserve"> thermal time</w:t>
      </w:r>
      <w:r w:rsidR="0007339F">
        <w:t xml:space="preserve"> (</w:t>
      </w:r>
      <w:r w:rsidR="0007339F">
        <w:sym w:font="Symbol" w:char="F071"/>
      </w:r>
      <w:r w:rsidR="0007339F" w:rsidRPr="0007339F">
        <w:rPr>
          <w:vertAlign w:val="subscript"/>
        </w:rPr>
        <w:t>50</w:t>
      </w:r>
      <w:r w:rsidR="0007339F">
        <w:t>)</w:t>
      </w:r>
      <w:r w:rsidRPr="0007339F">
        <w:t xml:space="preserve">. </w:t>
      </w:r>
      <w:r w:rsidR="008E3878" w:rsidRPr="0007339F">
        <w:t>Traditionally, c</w:t>
      </w:r>
      <w:r w:rsidR="00BD2A2A" w:rsidRPr="0007339F">
        <w:t>alculating these traits</w:t>
      </w:r>
      <w:r w:rsidRPr="0007339F">
        <w:t xml:space="preserve"> </w:t>
      </w:r>
      <w:r w:rsidR="008E3878" w:rsidRPr="0007339F">
        <w:t xml:space="preserve">has </w:t>
      </w:r>
      <w:r w:rsidRPr="0007339F">
        <w:t>require</w:t>
      </w:r>
      <w:r w:rsidR="008E3878" w:rsidRPr="0007339F">
        <w:t xml:space="preserve">d </w:t>
      </w:r>
      <w:r w:rsidRPr="0007339F">
        <w:t>user judgement</w:t>
      </w:r>
      <w:r w:rsidR="008E3878" w:rsidRPr="0007339F">
        <w:t xml:space="preserve">, which </w:t>
      </w:r>
      <w:r w:rsidR="00AF7E85" w:rsidRPr="0007339F">
        <w:t xml:space="preserve">is time consuming and </w:t>
      </w:r>
      <w:r w:rsidRPr="0007339F">
        <w:t>introduce</w:t>
      </w:r>
      <w:r w:rsidR="00AF7E85" w:rsidRPr="0007339F">
        <w:t>s</w:t>
      </w:r>
      <w:r w:rsidR="00FA1F1E" w:rsidRPr="0007339F">
        <w:t xml:space="preserve"> bias into the analysis.</w:t>
      </w:r>
      <w:r w:rsidRPr="0007339F">
        <w:t xml:space="preserve"> </w:t>
      </w:r>
      <w:r w:rsidR="00FA1F1E" w:rsidRPr="0007339F">
        <w:t>S</w:t>
      </w:r>
      <w:r w:rsidR="00AF7E85" w:rsidRPr="0007339F">
        <w:t>tandardi</w:t>
      </w:r>
      <w:r w:rsidR="0066635F" w:rsidRPr="0007339F">
        <w:t>s</w:t>
      </w:r>
      <w:r w:rsidR="00AF7E85" w:rsidRPr="0007339F">
        <w:t xml:space="preserve">ation </w:t>
      </w:r>
      <w:r w:rsidR="00794A09">
        <w:t xml:space="preserve">of </w:t>
      </w:r>
      <w:r w:rsidR="00A96308">
        <w:t xml:space="preserve">trait measures </w:t>
      </w:r>
      <w:r w:rsidR="00AF7E85" w:rsidRPr="0007339F">
        <w:t>is needed to</w:t>
      </w:r>
      <w:r w:rsidR="002622F6">
        <w:t xml:space="preserve"> estimate and</w:t>
      </w:r>
      <w:r w:rsidR="00AF7E85" w:rsidRPr="0007339F">
        <w:t xml:space="preserve"> utilize </w:t>
      </w:r>
      <w:r w:rsidR="002622F6">
        <w:t xml:space="preserve">germination </w:t>
      </w:r>
      <w:r w:rsidR="00AF7E85" w:rsidRPr="0007339F">
        <w:t>traits to full potential</w:t>
      </w:r>
      <w:r w:rsidR="00770A1F" w:rsidRPr="0007339F">
        <w:t xml:space="preserve"> in comparative studies and </w:t>
      </w:r>
      <w:r w:rsidR="0007339F">
        <w:t xml:space="preserve">global </w:t>
      </w:r>
      <w:r w:rsidR="00770A1F" w:rsidRPr="0007339F">
        <w:t>meta-analys</w:t>
      </w:r>
      <w:r w:rsidR="0007339F">
        <w:t>e</w:t>
      </w:r>
      <w:r w:rsidR="00770A1F" w:rsidRPr="0007339F">
        <w:t>s</w:t>
      </w:r>
      <w:r w:rsidR="00AF7E85" w:rsidRPr="0007339F">
        <w:t>.</w:t>
      </w:r>
    </w:p>
    <w:p w14:paraId="399E3708" w14:textId="55DB9064" w:rsidR="003A3E95" w:rsidRPr="0007339F" w:rsidRDefault="000D3BE9" w:rsidP="001941A6">
      <w:pPr>
        <w:pStyle w:val="ListParagraph"/>
        <w:numPr>
          <w:ilvl w:val="0"/>
          <w:numId w:val="1"/>
        </w:numPr>
        <w:spacing w:line="480" w:lineRule="auto"/>
        <w:rPr>
          <w:b/>
        </w:rPr>
      </w:pPr>
      <w:r w:rsidRPr="0007339F">
        <w:t>Here, we present a</w:t>
      </w:r>
      <w:r w:rsidR="00C24EE1" w:rsidRPr="0007339F">
        <w:t xml:space="preserve"> straightforward </w:t>
      </w:r>
      <w:r w:rsidRPr="0007339F">
        <w:t xml:space="preserve">method to calculate these traits </w:t>
      </w:r>
      <w:r w:rsidR="00720941" w:rsidRPr="0007339F">
        <w:t>with</w:t>
      </w:r>
      <w:r w:rsidRPr="0007339F">
        <w:t xml:space="preserve"> R</w:t>
      </w:r>
      <w:r w:rsidR="00CE350A" w:rsidRPr="0007339F">
        <w:t xml:space="preserve"> </w:t>
      </w:r>
      <w:r w:rsidR="00BD2A2A" w:rsidRPr="0007339F">
        <w:t>which has three main benefits;</w:t>
      </w:r>
      <w:r w:rsidRPr="0007339F">
        <w:t xml:space="preserve"> </w:t>
      </w:r>
      <w:r w:rsidR="0007339F" w:rsidRPr="0007339F">
        <w:t>it (</w:t>
      </w:r>
      <w:r w:rsidRPr="0007339F">
        <w:t>1</w:t>
      </w:r>
      <w:r w:rsidR="008E3878" w:rsidRPr="0007339F">
        <w:t xml:space="preserve">) </w:t>
      </w:r>
      <w:r w:rsidR="002622F6">
        <w:t>systematic identification of</w:t>
      </w:r>
      <w:r w:rsidR="0007339F" w:rsidRPr="0007339F">
        <w:t xml:space="preserve"> </w:t>
      </w:r>
      <w:r w:rsidRPr="0007339F">
        <w:t>the breaking point</w:t>
      </w:r>
      <w:r w:rsidR="009B7DDE" w:rsidRPr="0007339F">
        <w:t xml:space="preserve"> in the data </w:t>
      </w:r>
      <w:r w:rsidRPr="0007339F">
        <w:t xml:space="preserve">(i.e. the separation between the sub-optimal and supra-optimal germination temperature ranges), avoiding personal bias; </w:t>
      </w:r>
      <w:r w:rsidR="0007339F" w:rsidRPr="0007339F">
        <w:t>(</w:t>
      </w:r>
      <w:r w:rsidRPr="0007339F">
        <w:t>2</w:t>
      </w:r>
      <w:r w:rsidR="008E3878" w:rsidRPr="0007339F">
        <w:t>)</w:t>
      </w:r>
      <w:r w:rsidRPr="0007339F">
        <w:t xml:space="preserve"> </w:t>
      </w:r>
      <w:r w:rsidR="002622F6">
        <w:t>rapid computation</w:t>
      </w:r>
      <w:r w:rsidRPr="0007339F">
        <w:t xml:space="preserve">; and </w:t>
      </w:r>
      <w:r w:rsidR="0007339F" w:rsidRPr="0007339F">
        <w:t>(</w:t>
      </w:r>
      <w:r w:rsidRPr="0007339F">
        <w:t>3</w:t>
      </w:r>
      <w:r w:rsidR="0007339F" w:rsidRPr="0007339F">
        <w:t xml:space="preserve">) </w:t>
      </w:r>
      <w:r w:rsidR="002622F6">
        <w:t>free, open-source statistical software</w:t>
      </w:r>
      <w:r w:rsidRPr="0007339F">
        <w:t>.</w:t>
      </w:r>
      <w:r w:rsidR="00720941" w:rsidRPr="0007339F">
        <w:t xml:space="preserve"> </w:t>
      </w:r>
    </w:p>
    <w:p w14:paraId="4E6BA194" w14:textId="4F04E477" w:rsidR="001941A6" w:rsidRPr="0007339F" w:rsidRDefault="00720941" w:rsidP="007C5F42">
      <w:pPr>
        <w:pStyle w:val="ListParagraph"/>
        <w:numPr>
          <w:ilvl w:val="0"/>
          <w:numId w:val="1"/>
        </w:numPr>
        <w:spacing w:line="480" w:lineRule="auto"/>
        <w:rPr>
          <w:b/>
        </w:rPr>
      </w:pPr>
      <w:r w:rsidRPr="0007339F">
        <w:t xml:space="preserve">We provide </w:t>
      </w:r>
      <w:r w:rsidR="00596A91" w:rsidRPr="0007339F">
        <w:t xml:space="preserve">the </w:t>
      </w:r>
      <w:r w:rsidR="00CE5871" w:rsidRPr="0007339F">
        <w:t xml:space="preserve">R </w:t>
      </w:r>
      <w:r w:rsidR="00596A91" w:rsidRPr="0007339F">
        <w:t xml:space="preserve">script to </w:t>
      </w:r>
      <w:r w:rsidR="00FA1F1E" w:rsidRPr="0007339F">
        <w:t>conduct the analysis.</w:t>
      </w:r>
      <w:r w:rsidR="00596A91" w:rsidRPr="0007339F">
        <w:t xml:space="preserve"> </w:t>
      </w:r>
      <w:r w:rsidR="002622F6">
        <w:t xml:space="preserve">To demonstrate common issues and offer solutions, the </w:t>
      </w:r>
      <w:r w:rsidRPr="0007339F">
        <w:t>e</w:t>
      </w:r>
      <w:r w:rsidR="009B7DDE" w:rsidRPr="0007339F">
        <w:t>xample</w:t>
      </w:r>
      <w:r w:rsidR="00F50FFD">
        <w:t xml:space="preserve"> dataset includes</w:t>
      </w:r>
      <w:r w:rsidR="00596A91" w:rsidRPr="0007339F">
        <w:t xml:space="preserve"> </w:t>
      </w:r>
      <w:r w:rsidR="00F50FFD">
        <w:t xml:space="preserve">one experiment with data sufficient for calculating the cardinal temperatures, and one experiment with data which were insufficient. </w:t>
      </w:r>
      <w:r w:rsidR="00FA1F1E" w:rsidRPr="0007339F">
        <w:t>We also provide</w:t>
      </w:r>
      <w:r w:rsidR="00596A91" w:rsidRPr="0007339F">
        <w:t xml:space="preserve"> detailed notes to </w:t>
      </w:r>
      <w:r w:rsidR="0007339F" w:rsidRPr="0007339F">
        <w:t>introduce</w:t>
      </w:r>
      <w:r w:rsidR="00596A91" w:rsidRPr="0007339F">
        <w:t xml:space="preserve"> new users to R</w:t>
      </w:r>
      <w:r w:rsidR="004668FC" w:rsidRPr="0007339F">
        <w:t>.</w:t>
      </w:r>
      <w:r w:rsidRPr="0007339F">
        <w:t xml:space="preserve"> Finally, we </w:t>
      </w:r>
      <w:r w:rsidR="00852DE6" w:rsidRPr="0007339F">
        <w:t xml:space="preserve">briefly </w:t>
      </w:r>
      <w:r w:rsidR="00F50FFD">
        <w:t xml:space="preserve">discuss </w:t>
      </w:r>
      <w:r w:rsidR="009F3751">
        <w:t xml:space="preserve">guidelines for </w:t>
      </w:r>
      <w:r w:rsidR="00F50FFD">
        <w:t>designing</w:t>
      </w:r>
      <w:r w:rsidR="00CE350A" w:rsidRPr="0007339F">
        <w:t xml:space="preserve"> cardinal temperature experiments,</w:t>
      </w:r>
      <w:r w:rsidRPr="0007339F">
        <w:t xml:space="preserve"> </w:t>
      </w:r>
      <w:r w:rsidR="00596A91" w:rsidRPr="0007339F">
        <w:t xml:space="preserve">as well as to </w:t>
      </w:r>
      <w:r w:rsidRPr="0007339F">
        <w:t>store and share the</w:t>
      </w:r>
      <w:r w:rsidR="00FA1F1E" w:rsidRPr="0007339F">
        <w:t xml:space="preserve"> results of germination studies.</w:t>
      </w:r>
      <w:r w:rsidRPr="0007339F">
        <w:t xml:space="preserve"> </w:t>
      </w:r>
      <w:r w:rsidR="00FA1F1E" w:rsidRPr="0007339F">
        <w:t>This material will</w:t>
      </w:r>
      <w:r w:rsidRPr="0007339F">
        <w:t xml:space="preserve"> encourage co</w:t>
      </w:r>
      <w:r w:rsidR="009B7DDE" w:rsidRPr="0007339F">
        <w:t>-</w:t>
      </w:r>
      <w:r w:rsidRPr="0007339F">
        <w:t>operative meta-a</w:t>
      </w:r>
      <w:r w:rsidR="00FA1F1E" w:rsidRPr="0007339F">
        <w:t xml:space="preserve">nalyses of seed germination, </w:t>
      </w:r>
      <w:r w:rsidRPr="0007339F">
        <w:t>link</w:t>
      </w:r>
      <w:r w:rsidR="00FA1F1E" w:rsidRPr="0007339F">
        <w:t>ing</w:t>
      </w:r>
      <w:r w:rsidRPr="0007339F">
        <w:t xml:space="preserve"> seed </w:t>
      </w:r>
      <w:r w:rsidR="00AA75C4" w:rsidRPr="0007339F">
        <w:t>biology</w:t>
      </w:r>
      <w:r w:rsidRPr="0007339F">
        <w:t xml:space="preserve"> with </w:t>
      </w:r>
      <w:r w:rsidR="00AA75C4" w:rsidRPr="0007339F">
        <w:t xml:space="preserve">broader </w:t>
      </w:r>
      <w:r w:rsidRPr="0007339F">
        <w:t xml:space="preserve">fields of plant </w:t>
      </w:r>
      <w:r w:rsidR="00AA75C4" w:rsidRPr="0007339F">
        <w:t>science</w:t>
      </w:r>
      <w:r w:rsidRPr="0007339F">
        <w:t>.</w:t>
      </w:r>
    </w:p>
    <w:p w14:paraId="2E219DA0" w14:textId="77777777" w:rsidR="0066635F" w:rsidRPr="0007339F" w:rsidRDefault="0066635F">
      <w:pPr>
        <w:spacing w:before="0" w:after="200" w:line="240" w:lineRule="auto"/>
        <w:jc w:val="left"/>
        <w:rPr>
          <w:b/>
        </w:rPr>
      </w:pPr>
      <w:r w:rsidRPr="0007339F">
        <w:rPr>
          <w:b/>
        </w:rPr>
        <w:br w:type="page"/>
      </w:r>
    </w:p>
    <w:p w14:paraId="1CE1CA81" w14:textId="175189D6" w:rsidR="009E6C9B" w:rsidRPr="0007339F" w:rsidRDefault="009E6C9B" w:rsidP="007C5F42">
      <w:pPr>
        <w:spacing w:line="480" w:lineRule="auto"/>
        <w:rPr>
          <w:b/>
        </w:rPr>
      </w:pPr>
      <w:r w:rsidRPr="0007339F">
        <w:rPr>
          <w:b/>
        </w:rPr>
        <w:lastRenderedPageBreak/>
        <w:t>In</w:t>
      </w:r>
      <w:r w:rsidR="0074130E" w:rsidRPr="0007339F">
        <w:rPr>
          <w:b/>
        </w:rPr>
        <w:t>t</w:t>
      </w:r>
      <w:r w:rsidRPr="0007339F">
        <w:rPr>
          <w:b/>
        </w:rPr>
        <w:t>roduction</w:t>
      </w:r>
    </w:p>
    <w:p w14:paraId="18CF369A" w14:textId="6762A9A6" w:rsidR="000818FE" w:rsidRPr="0007339F" w:rsidRDefault="000818FE" w:rsidP="000818FE">
      <w:pPr>
        <w:spacing w:line="480" w:lineRule="auto"/>
        <w:ind w:firstLine="720"/>
        <w:rPr>
          <w:b/>
        </w:rPr>
      </w:pPr>
      <w:r w:rsidRPr="0007339F">
        <w:rPr>
          <w:rFonts w:eastAsiaTheme="minorEastAsia"/>
          <w:lang w:eastAsia="ja-JP"/>
        </w:rPr>
        <w:t>The</w:t>
      </w:r>
      <w:r w:rsidR="00166993" w:rsidRPr="0007339F">
        <w:rPr>
          <w:rFonts w:eastAsiaTheme="minorEastAsia"/>
          <w:lang w:eastAsia="ja-JP"/>
        </w:rPr>
        <w:t xml:space="preserve">re is </w:t>
      </w:r>
      <w:r w:rsidR="00FA1F1E" w:rsidRPr="0007339F">
        <w:rPr>
          <w:rFonts w:eastAsiaTheme="minorEastAsia"/>
          <w:lang w:eastAsia="ja-JP"/>
        </w:rPr>
        <w:t>a</w:t>
      </w:r>
      <w:r w:rsidR="00774580" w:rsidRPr="0007339F">
        <w:rPr>
          <w:rFonts w:eastAsiaTheme="minorEastAsia"/>
          <w:lang w:eastAsia="ja-JP"/>
        </w:rPr>
        <w:t xml:space="preserve"> rapidly developing</w:t>
      </w:r>
      <w:r w:rsidR="00166993" w:rsidRPr="0007339F">
        <w:rPr>
          <w:rFonts w:eastAsiaTheme="minorEastAsia"/>
          <w:lang w:eastAsia="ja-JP"/>
        </w:rPr>
        <w:t xml:space="preserve"> demand for </w:t>
      </w:r>
      <w:r w:rsidR="00774580" w:rsidRPr="0007339F">
        <w:rPr>
          <w:rFonts w:eastAsiaTheme="minorEastAsia"/>
          <w:lang w:eastAsia="ja-JP"/>
        </w:rPr>
        <w:t xml:space="preserve">seed germination </w:t>
      </w:r>
      <w:r w:rsidR="00910B56" w:rsidRPr="0007339F">
        <w:rPr>
          <w:rFonts w:eastAsiaTheme="minorEastAsia"/>
          <w:lang w:eastAsia="ja-JP"/>
        </w:rPr>
        <w:t>traits</w:t>
      </w:r>
      <w:r w:rsidRPr="0007339F">
        <w:rPr>
          <w:rFonts w:eastAsiaTheme="minorEastAsia"/>
          <w:lang w:eastAsia="ja-JP"/>
        </w:rPr>
        <w:t xml:space="preserve"> </w:t>
      </w:r>
      <w:r w:rsidR="00910B56" w:rsidRPr="0007339F">
        <w:rPr>
          <w:rFonts w:eastAsiaTheme="minorEastAsia"/>
          <w:lang w:eastAsia="ja-JP"/>
        </w:rPr>
        <w:t>in the plant sciences;</w:t>
      </w:r>
      <w:r w:rsidR="00166993" w:rsidRPr="0007339F">
        <w:rPr>
          <w:rFonts w:eastAsiaTheme="minorEastAsia"/>
          <w:lang w:eastAsia="ja-JP"/>
        </w:rPr>
        <w:t xml:space="preserve"> </w:t>
      </w:r>
      <w:r w:rsidR="000B76B7" w:rsidRPr="0007339F">
        <w:rPr>
          <w:rFonts w:eastAsiaTheme="minorEastAsia"/>
          <w:lang w:eastAsia="ja-JP"/>
        </w:rPr>
        <w:t>including</w:t>
      </w:r>
      <w:r w:rsidR="00166993" w:rsidRPr="0007339F">
        <w:rPr>
          <w:rFonts w:eastAsiaTheme="minorEastAsia"/>
          <w:lang w:eastAsia="ja-JP"/>
        </w:rPr>
        <w:t xml:space="preserve"> population ecology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3E12ADDB-1AA1-4928-AC7E-E09CD3403D91&lt;/uuid&gt;&lt;priority&gt;0&lt;/priority&gt;&lt;publications&gt;&lt;publication&gt;&lt;uuid&gt;9F160D59-0B90-4463-8D95-656508821755&lt;/uuid&gt;&lt;volume&gt;97&lt;/volume&gt;&lt;doi&gt;10.1890/15-0744.1&lt;/doi&gt;&lt;startpage&gt;250&lt;/startpage&gt;&lt;publication_date&gt;99201601191200000000222000&lt;/publication_date&gt;&lt;url&gt;http://doi.wiley.com/10.1890/15-0744.1&lt;/url&gt;&lt;citekey&gt;Huang:2015ea&lt;/citekey&gt;&lt;type&gt;400&lt;/type&gt;&lt;title&gt;The contribution of germination functional traits to population dynamics of a desert plant community&lt;/title&gt;&lt;number&gt;1&lt;/number&gt;&lt;subtype&gt;400&lt;/subtype&gt;&lt;endpage&gt;261&lt;/endpage&gt;&lt;bundle&gt;&lt;publication&gt;&lt;publisher&gt;Ecological Society of America&lt;/publisher&gt;&lt;title&gt;Ecology&lt;/title&gt;&lt;type&gt;-100&lt;/type&gt;&lt;subtype&gt;-100&lt;/subtype&gt;&lt;uuid&gt;255DDAB7-3332-4B4B-9C8A-1039122BBEB9&lt;/uuid&gt;&lt;/publication&gt;&lt;/bundle&gt;&lt;authors&gt;&lt;author&gt;&lt;firstName&gt;Zhenying&lt;/firstName&gt;&lt;lastName&gt;Huang&lt;/lastName&gt;&lt;/author&gt;&lt;author&gt;&lt;firstName&gt;Shuangshuang&lt;/firstName&gt;&lt;lastName&gt;Liu&lt;/lastName&gt;&lt;/author&gt;&lt;author&gt;&lt;firstName&gt;Kent&lt;/firstName&gt;&lt;middleNames&gt;J&lt;/middleNames&gt;&lt;lastName&gt;Bradford&lt;/lastName&gt;&lt;/author&gt;&lt;author&gt;&lt;firstName&gt;Travis&lt;/firstName&gt;&lt;middleNames&gt;E&lt;/middleNames&gt;&lt;lastName&gt;Huxman&lt;/lastName&gt;&lt;/author&gt;&lt;author&gt;&lt;firstName&gt;Lawrence&lt;/firstName&gt;&lt;middleNames&gt;D&lt;/middleNames&gt;&lt;lastName&gt;Venable&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(Huang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B7DDE" w:rsidRPr="0007339F">
        <w:rPr>
          <w:rFonts w:eastAsiaTheme="minorEastAsia"/>
          <w:lang w:eastAsia="ja-JP"/>
        </w:rPr>
        <w:t>,</w:t>
      </w:r>
      <w:r w:rsidR="00166993" w:rsidRPr="0007339F">
        <w:rPr>
          <w:rFonts w:eastAsiaTheme="minorEastAsia"/>
          <w:lang w:eastAsia="ja-JP"/>
        </w:rPr>
        <w:t xml:space="preserve"> </w:t>
      </w:r>
      <w:r w:rsidR="00774580" w:rsidRPr="0007339F">
        <w:rPr>
          <w:rFonts w:eastAsiaTheme="minorEastAsia"/>
          <w:lang w:eastAsia="ja-JP"/>
        </w:rPr>
        <w:t>community assembly</w:t>
      </w:r>
      <w:r w:rsidR="00652AE3" w:rsidRPr="0007339F">
        <w:rPr>
          <w:rFonts w:eastAsiaTheme="minorEastAsia"/>
          <w:lang w:eastAsia="ja-JP"/>
        </w:rPr>
        <w:t xml:space="preserve">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FC0E08F9-2B07-42C0-8485-A8F7380D4FD8&lt;/uuid&gt;&lt;priority&gt;0&lt;/priority&gt;&lt;publications&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(Larson &amp; Funk 2016)</w:t>
      </w:r>
      <w:r w:rsidR="00652AE3" w:rsidRPr="0007339F">
        <w:rPr>
          <w:rFonts w:eastAsiaTheme="minorEastAsia"/>
          <w:lang w:eastAsia="ja-JP"/>
        </w:rPr>
        <w:fldChar w:fldCharType="end"/>
      </w:r>
      <w:r w:rsidR="009B7DDE" w:rsidRPr="0007339F">
        <w:rPr>
          <w:rFonts w:eastAsiaTheme="minorEastAsia"/>
          <w:lang w:eastAsia="ja-JP"/>
        </w:rPr>
        <w:t>,</w:t>
      </w:r>
      <w:r w:rsidR="00652AE3" w:rsidRPr="0007339F">
        <w:rPr>
          <w:rFonts w:eastAsiaTheme="minorEastAsia"/>
          <w:lang w:eastAsia="ja-JP"/>
        </w:rPr>
        <w:t xml:space="preserve"> </w:t>
      </w:r>
      <w:r w:rsidR="00166993" w:rsidRPr="0007339F">
        <w:rPr>
          <w:rFonts w:eastAsiaTheme="minorEastAsia"/>
          <w:lang w:eastAsia="ja-JP"/>
        </w:rPr>
        <w:t xml:space="preserve">biogeography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1135DCF7-1945-4BD7-9409-222B5FC65577&lt;/uuid&gt;&lt;priority&gt;0&lt;/priority&gt;&lt;publications&gt;&lt;publication&gt;&lt;uuid&gt;F7450900-B73D-48A5-8F33-FE1B822EC1BE&lt;/uuid&gt;&lt;volume&gt;39&lt;/volume&gt;&lt;doi&gt;10.1111/j.1365-2699.2012.02764.x&lt;/doi&gt;&lt;startpage&gt;2191&lt;/startpage&gt;&lt;publication_date&gt;99201208211200000000222000&lt;/publication_date&gt;&lt;url&gt;http://doi.wiley.com/10.1111/j.1365-2699.2012.02764.x&lt;/url&gt;&lt;citekey&gt;Bykova:2012cz&lt;/citekey&gt;&lt;type&gt;400&lt;/type&gt;&lt;title&gt;Temperature dependence of the reproduction niche and its relevance for plant species distributions&lt;/title&gt;&lt;number&gt;12&lt;/number&gt;&lt;subtype&gt;400&lt;/subtype&gt;&lt;endpage&gt;2200&lt;/endpage&gt;&lt;bundle&gt;&lt;publication&gt;&lt;publisher&gt;Blackwell Science Ltd&lt;/publisher&gt;&lt;title&gt;Journal of Biogeography&lt;/title&gt;&lt;type&gt;-100&lt;/type&gt;&lt;subtype&gt;-100&lt;/subtype&gt;&lt;uuid&gt;326BAFFA-DE5F-49C8-8138-052EDF2244D4&lt;/uuid&gt;&lt;/publication&gt;&lt;/bundle&gt;&lt;authors&gt;&lt;author&gt;&lt;firstName&gt;Olga&lt;/firstName&gt;&lt;lastName&gt;Bykova&lt;/lastName&gt;&lt;/author&gt;&lt;author&gt;&lt;firstName&gt;Isabelle&lt;/firstName&gt;&lt;lastName&gt;Chuine&lt;/lastName&gt;&lt;/author&gt;&lt;author&gt;&lt;firstName&gt;Xavier&lt;/firstName&gt;&lt;lastName&gt;Morin&lt;/lastName&gt;&lt;/author&gt;&lt;author&gt;&lt;firstName&gt;Steven&lt;/firstName&gt;&lt;middleNames&gt;I&lt;/middleNames&gt;&lt;lastName&gt;Higgins&lt;/lastName&gt;&lt;/author&gt;&lt;/authors&gt;&lt;editors&gt;&lt;author&gt;&lt;firstName&gt;Peter&lt;/firstName&gt;&lt;lastName&gt;Lind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(Bykova </w:t>
      </w:r>
      <w:r w:rsidR="000A124B" w:rsidRPr="0007339F">
        <w:rPr>
          <w:rFonts w:eastAsiaTheme="minorEastAsia"/>
          <w:i/>
          <w:iCs/>
          <w:lang w:eastAsia="ja-JP"/>
        </w:rPr>
        <w:t>et al.</w:t>
      </w:r>
      <w:r w:rsidR="000A124B" w:rsidRPr="0007339F">
        <w:rPr>
          <w:rFonts w:eastAsiaTheme="minorEastAsia"/>
          <w:lang w:eastAsia="ja-JP"/>
        </w:rPr>
        <w:t xml:space="preserve"> 2012)</w:t>
      </w:r>
      <w:r w:rsidR="00652AE3" w:rsidRPr="0007339F">
        <w:rPr>
          <w:rFonts w:eastAsiaTheme="minorEastAsia"/>
          <w:lang w:eastAsia="ja-JP"/>
        </w:rPr>
        <w:fldChar w:fldCharType="end"/>
      </w:r>
      <w:r w:rsidR="00774580" w:rsidRPr="0007339F">
        <w:rPr>
          <w:rFonts w:eastAsiaTheme="minorEastAsia"/>
          <w:lang w:eastAsia="ja-JP"/>
        </w:rPr>
        <w:t xml:space="preserve">, and ecological restoration </w:t>
      </w:r>
      <w:r w:rsidR="00774580" w:rsidRPr="0007339F">
        <w:rPr>
          <w:rFonts w:eastAsiaTheme="minorEastAsia"/>
          <w:lang w:eastAsia="ja-JP"/>
        </w:rPr>
        <w:fldChar w:fldCharType="begin"/>
      </w:r>
      <w:r w:rsidR="007F5111">
        <w:rPr>
          <w:rFonts w:eastAsiaTheme="minorEastAsia"/>
          <w:lang w:eastAsia="ja-JP"/>
        </w:rPr>
        <w:instrText xml:space="preserve"> ADDIN PAPERS2_CITATIONS &lt;citation&gt;&lt;uuid&gt;EED380C1-84B2-4F85-A660-CC674F1B392A&lt;/uuid&gt;&lt;priority&gt;0&lt;/priority&gt;&lt;publications&gt;&lt;publication&gt;&lt;volume&gt;52&lt;/volume&gt;&lt;publication_date&gt;99201410131200000000222000&lt;/publication_date&gt;&lt;number&gt;1&lt;/number&gt;&lt;doi&gt;10.1111/1365-2664.12350&lt;/doi&gt;&lt;startpage&gt;199&lt;/startpage&gt;&lt;title&gt;Seed and seedling traits affecting critical life stage transitions and recruitment outcomes in dryland grasses&lt;/title&gt;&lt;uuid&gt;E93FEAD2-AE92-4BE7-AA77-434EDA97652E&lt;/uuid&gt;&lt;subtype&gt;400&lt;/subtype&gt;&lt;endpage&gt;209&lt;/endpage&gt;&lt;type&gt;400&lt;/type&gt;&lt;url&gt;http://doi.wiley.com/10.1111/1365-2664.12350&lt;/url&gt;&lt;bundle&gt;&lt;publication&gt;&lt;title&gt;Journal of Applied Ecology&lt;/title&gt;&lt;type&gt;-100&lt;/type&gt;&lt;subtype&gt;-100&lt;/subtype&gt;&lt;uuid&gt;57C07EBD-0D55-4E86-BD98-3B734304E41C&lt;/uuid&gt;&lt;/publication&gt;&lt;/bundle&gt;&lt;authors&gt;&lt;author&gt;&lt;firstName&gt;Julie&lt;/firstName&gt;&lt;middleNames&gt;E&lt;/middleNames&gt;&lt;lastName&gt;Larson&lt;/lastName&gt;&lt;/author&gt;&lt;author&gt;&lt;firstName&gt;Roger&lt;/firstName&gt;&lt;middleNames&gt;L&lt;/middleNames&gt;&lt;lastName&gt;Sheley&lt;/lastName&gt;&lt;/author&gt;&lt;author&gt;&lt;firstName&gt;Stuart&lt;/firstName&gt;&lt;middleNames&gt;P&lt;/middleNames&gt;&lt;lastName&gt;Hardegree&lt;/lastName&gt;&lt;/author&gt;&lt;author&gt;&lt;firstName&gt;Paul&lt;/firstName&gt;&lt;middleNames&gt;S&lt;/middleNames&gt;&lt;lastName&gt;Doescher&lt;/lastName&gt;&lt;/author&gt;&lt;author&gt;&lt;firstName&gt;Jeremy&lt;/firstName&gt;&lt;middleNames&gt;J&lt;/middleNames&gt;&lt;lastName&gt;James&lt;/lastName&gt;&lt;/author&gt;&lt;/authors&gt;&lt;editors&gt;&lt;author&gt;&lt;firstName&gt;Marc&lt;/firstName&gt;&lt;lastName&gt;Cadotte&lt;/lastName&gt;&lt;/author&gt;&lt;/editors&gt;&lt;/publication&gt;&lt;/publications&gt;&lt;cites&gt;&lt;/cites&gt;&lt;/citation&gt;</w:instrText>
      </w:r>
      <w:r w:rsidR="00774580" w:rsidRPr="0007339F">
        <w:rPr>
          <w:rFonts w:eastAsiaTheme="minorEastAsia"/>
          <w:lang w:eastAsia="ja-JP"/>
        </w:rPr>
        <w:fldChar w:fldCharType="separate"/>
      </w:r>
      <w:r w:rsidR="004367C9" w:rsidRPr="0007339F">
        <w:rPr>
          <w:rFonts w:eastAsiaTheme="minorEastAsia"/>
          <w:lang w:eastAsia="ja-JP"/>
        </w:rPr>
        <w:t xml:space="preserve">(Larson </w:t>
      </w:r>
      <w:r w:rsidR="004367C9" w:rsidRPr="0007339F">
        <w:rPr>
          <w:rFonts w:eastAsiaTheme="minorEastAsia"/>
          <w:i/>
          <w:iCs/>
          <w:lang w:eastAsia="ja-JP"/>
        </w:rPr>
        <w:t>et al.</w:t>
      </w:r>
      <w:r w:rsidR="004367C9" w:rsidRPr="0007339F">
        <w:rPr>
          <w:rFonts w:eastAsiaTheme="minorEastAsia"/>
          <w:lang w:eastAsia="ja-JP"/>
        </w:rPr>
        <w:t xml:space="preserve"> 2014)</w:t>
      </w:r>
      <w:r w:rsidR="00774580" w:rsidRPr="0007339F">
        <w:rPr>
          <w:rFonts w:eastAsiaTheme="minorEastAsia"/>
          <w:lang w:eastAsia="ja-JP"/>
        </w:rPr>
        <w:fldChar w:fldCharType="end"/>
      </w:r>
      <w:r w:rsidR="00652AE3" w:rsidRPr="0007339F">
        <w:rPr>
          <w:rFonts w:eastAsiaTheme="minorEastAsia"/>
          <w:lang w:eastAsia="ja-JP"/>
        </w:rPr>
        <w:t xml:space="preserve">. </w:t>
      </w:r>
      <w:r w:rsidRPr="0007339F">
        <w:rPr>
          <w:rFonts w:eastAsiaTheme="minorEastAsia"/>
          <w:lang w:eastAsia="ja-JP"/>
        </w:rPr>
        <w:t xml:space="preserve">Of prime interest is the contribution that large </w:t>
      </w:r>
      <w:r w:rsidR="009A5690" w:rsidRPr="0007339F">
        <w:rPr>
          <w:rFonts w:eastAsiaTheme="minorEastAsia"/>
          <w:lang w:eastAsia="ja-JP"/>
        </w:rPr>
        <w:t xml:space="preserve">germination </w:t>
      </w:r>
      <w:r w:rsidRPr="0007339F">
        <w:rPr>
          <w:rFonts w:eastAsiaTheme="minorEastAsia"/>
          <w:lang w:eastAsia="ja-JP"/>
        </w:rPr>
        <w:t xml:space="preserve">datasets can make to the development of </w:t>
      </w:r>
      <w:r w:rsidR="009A5690" w:rsidRPr="0007339F">
        <w:rPr>
          <w:rFonts w:eastAsiaTheme="minorEastAsia"/>
          <w:lang w:eastAsia="ja-JP"/>
        </w:rPr>
        <w:t xml:space="preserve">mechanistic </w:t>
      </w:r>
      <w:r w:rsidR="00257DCD" w:rsidRPr="0007339F">
        <w:rPr>
          <w:rFonts w:eastAsiaTheme="minorEastAsia"/>
          <w:lang w:eastAsia="ja-JP"/>
        </w:rPr>
        <w:t xml:space="preserve">trait-based </w:t>
      </w:r>
      <w:r w:rsidRPr="0007339F">
        <w:rPr>
          <w:rFonts w:eastAsiaTheme="minorEastAsia"/>
          <w:lang w:eastAsia="ja-JP"/>
        </w:rPr>
        <w:t xml:space="preserve">models that </w:t>
      </w:r>
      <w:r w:rsidR="009A5690" w:rsidRPr="0007339F">
        <w:rPr>
          <w:rFonts w:eastAsiaTheme="minorEastAsia"/>
          <w:lang w:eastAsia="ja-JP"/>
        </w:rPr>
        <w:t xml:space="preserve">predict how plant </w:t>
      </w:r>
      <w:r w:rsidR="0007339F" w:rsidRPr="0007339F">
        <w:rPr>
          <w:rFonts w:eastAsiaTheme="minorEastAsia"/>
          <w:lang w:eastAsia="ja-JP"/>
        </w:rPr>
        <w:t>diversity</w:t>
      </w:r>
      <w:r w:rsidR="009A5690" w:rsidRPr="0007339F">
        <w:rPr>
          <w:rFonts w:eastAsiaTheme="minorEastAsia"/>
          <w:lang w:eastAsia="ja-JP"/>
        </w:rPr>
        <w:t xml:space="preserve"> respond</w:t>
      </w:r>
      <w:r w:rsidR="0007339F" w:rsidRPr="0007339F">
        <w:rPr>
          <w:rFonts w:eastAsiaTheme="minorEastAsia"/>
          <w:lang w:eastAsia="ja-JP"/>
        </w:rPr>
        <w:t>s</w:t>
      </w:r>
      <w:r w:rsidR="009A5690" w:rsidRPr="0007339F">
        <w:rPr>
          <w:rFonts w:eastAsiaTheme="minorEastAsia"/>
          <w:lang w:eastAsia="ja-JP"/>
        </w:rPr>
        <w:t xml:space="preserve"> to global environmental changes</w:t>
      </w:r>
      <w:r w:rsidR="009B7DDE" w:rsidRPr="0007339F">
        <w:rPr>
          <w:rFonts w:eastAsiaTheme="minorEastAsia"/>
          <w:lang w:eastAsia="ja-JP"/>
        </w:rPr>
        <w:t xml:space="preserve">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&lt;citation&gt;&lt;uuid&gt;183C2128-8D22-455E-8316-A68804ADDCFC&lt;/uuid&gt;&lt;priority&gt;0&lt;/priority&gt;&lt;publications&gt;&lt;publication&gt;&lt;volume&gt;(Early View)&lt;/volume&gt;&lt;publication_date&gt;99201604221200000000222000&lt;/publication_date&gt;&lt;subtitle&gt;Plant functional traits&lt;/subtitle&gt;&lt;doi&gt;10.1111/brv.12275&lt;/doi&gt;&lt;title&gt;Revisiting the Holy Grail: using plant functional traits to understand ecological processes&lt;/title&gt;&lt;uuid&gt;3831898D-2047-4F92-983D-D981E4539219&lt;/uuid&gt;&lt;subtype&gt;400&lt;/subtype&gt;&lt;type&gt;400&lt;/type&gt;&lt;citekey&gt;Funk:2016ky&lt;/citekey&gt;&lt;url&gt;http://doi.wiley.com/10.1111/brv.12275&lt;/url&gt;&lt;bundle&gt;&lt;publication&gt;&lt;title&gt;Biological Reviews&lt;/title&gt;&lt;type&gt;-100&lt;/type&gt;&lt;subtype&gt;-100&lt;/subtype&gt;&lt;uuid&gt;6B733652-F201-4472-9286-46AD8420000D&lt;/uuid&gt;&lt;/publication&gt;&lt;/bundle&gt;&lt;authors&gt;&lt;author&gt;&lt;firstName&gt;Jennifer&lt;/firstName&gt;&lt;middleNames&gt;L&lt;/middleNames&gt;&lt;lastName&gt;Funk&lt;/lastName&gt;&lt;/author&gt;&lt;author&gt;&lt;firstName&gt;Julie&lt;/firstName&gt;&lt;middleNames&gt;E&lt;/middleNames&gt;&lt;lastName&gt;Larson&lt;/lastName&gt;&lt;/author&gt;&lt;author&gt;&lt;firstName&gt;Gregory&lt;/firstName&gt;&lt;middleNames&gt;M&lt;/middleNames&gt;&lt;lastName&gt;Ames&lt;/lastName&gt;&lt;/author&gt;&lt;author&gt;&lt;firstName&gt;Bradley&lt;/firstName&gt;&lt;middleNames&gt;J&lt;/middleNames&gt;&lt;lastName&gt;Butterfield&lt;/lastName&gt;&lt;/author&gt;&lt;author&gt;&lt;firstName&gt;Jeannine&lt;/firstName&gt;&lt;lastName&gt;Cavender-Bares&lt;/lastName&gt;&lt;/author&gt;&lt;author&gt;&lt;firstName&gt;Jennifer&lt;/firstName&gt;&lt;lastName&gt;Firn&lt;/lastName&gt;&lt;/author&gt;&lt;author&gt;&lt;firstName&gt;Daniel&lt;/firstName&gt;&lt;middleNames&gt;C&lt;/middleNames&gt;&lt;lastName&gt;Laughlin&lt;/lastName&gt;&lt;/author&gt;&lt;author&gt;&lt;firstName&gt;Ariana&lt;/firstName&gt;&lt;middleNames&gt;E&lt;/middleNames&gt;&lt;lastName&gt;Sutton-Grier&lt;/lastName&gt;&lt;/author&gt;&lt;author&gt;&lt;firstName&gt;Laura&lt;/firstName&gt;&lt;lastName&gt;Williams&lt;/lastName&gt;&lt;/author&gt;&lt;author&gt;&lt;firstName&gt;Justin&lt;/firstName&gt;&lt;lastName&gt;Wright&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(Funk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652AE3" w:rsidRPr="0007339F">
        <w:rPr>
          <w:rFonts w:eastAsiaTheme="minorEastAsia"/>
          <w:lang w:eastAsia="ja-JP"/>
        </w:rPr>
        <w:t xml:space="preserve">. </w:t>
      </w:r>
      <w:r w:rsidR="009A5690" w:rsidRPr="0007339F">
        <w:rPr>
          <w:rFonts w:eastAsiaTheme="minorEastAsia"/>
          <w:lang w:eastAsia="ja-JP"/>
        </w:rPr>
        <w:t xml:space="preserve">Germination traits are however underrepresented in public trait databases </w:t>
      </w:r>
      <w:r w:rsidR="00652AE3" w:rsidRPr="0007339F">
        <w:rPr>
          <w:rFonts w:eastAsiaTheme="minorEastAsia"/>
          <w:lang w:eastAsia="ja-JP"/>
        </w:rPr>
        <w:fldChar w:fldCharType="begin"/>
      </w:r>
      <w:r w:rsidR="007F5111">
        <w:rPr>
          <w:rFonts w:eastAsiaTheme="minorEastAsia"/>
          <w:lang w:eastAsia="ja-JP"/>
        </w:rPr>
        <w:instrText xml:space="preserve"> ADDIN PAPERS2_CITATIONS &lt;citation&gt;&lt;uuid&gt;C2965F5D-DE9A-47CA-AB8B-37181F90A2F8&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(Jiménez-Alfaro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A5690" w:rsidRPr="0007339F">
        <w:rPr>
          <w:rFonts w:eastAsiaTheme="minorEastAsia"/>
          <w:lang w:eastAsia="ja-JP"/>
        </w:rPr>
        <w:t xml:space="preserve">. </w:t>
      </w:r>
      <w:r w:rsidR="00A54016">
        <w:rPr>
          <w:rFonts w:eastAsiaTheme="minorEastAsia"/>
          <w:lang w:eastAsia="ja-JP"/>
        </w:rPr>
        <w:t>Filling this gap</w:t>
      </w:r>
      <w:r w:rsidR="009A5690" w:rsidRPr="0007339F">
        <w:rPr>
          <w:rFonts w:eastAsiaTheme="minorEastAsia"/>
          <w:lang w:eastAsia="ja-JP"/>
        </w:rPr>
        <w:t xml:space="preserve"> is</w:t>
      </w:r>
      <w:r w:rsidRPr="0007339F">
        <w:rPr>
          <w:rFonts w:eastAsiaTheme="minorEastAsia"/>
          <w:lang w:eastAsia="ja-JP"/>
        </w:rPr>
        <w:t xml:space="preserve"> best </w:t>
      </w:r>
      <w:r w:rsidR="00A96308" w:rsidRPr="0007339F">
        <w:rPr>
          <w:rFonts w:eastAsiaTheme="minorEastAsia"/>
          <w:lang w:eastAsia="ja-JP"/>
        </w:rPr>
        <w:t>a</w:t>
      </w:r>
      <w:r w:rsidR="00A96308">
        <w:rPr>
          <w:rFonts w:eastAsiaTheme="minorEastAsia"/>
          <w:lang w:eastAsia="ja-JP"/>
        </w:rPr>
        <w:t>chieved</w:t>
      </w:r>
      <w:r w:rsidRPr="0007339F">
        <w:rPr>
          <w:rFonts w:eastAsiaTheme="minorEastAsia"/>
          <w:lang w:eastAsia="ja-JP"/>
        </w:rPr>
        <w:t xml:space="preserve"> through comparative studies, but the value of these will only be </w:t>
      </w:r>
      <w:r w:rsidR="009F3751">
        <w:rPr>
          <w:rFonts w:eastAsiaTheme="minorEastAsia"/>
          <w:lang w:eastAsia="ja-JP"/>
        </w:rPr>
        <w:t>optimised</w:t>
      </w:r>
      <w:r w:rsidRPr="0007339F">
        <w:rPr>
          <w:rFonts w:eastAsiaTheme="minorEastAsia"/>
          <w:lang w:eastAsia="ja-JP"/>
        </w:rPr>
        <w:t xml:space="preserve"> if there is a consistent approach to the generation of data on germination phenotype</w:t>
      </w:r>
      <w:r w:rsidR="009B7DDE" w:rsidRPr="0007339F">
        <w:rPr>
          <w:rFonts w:eastAsiaTheme="minorEastAsia"/>
          <w:lang w:eastAsia="ja-JP"/>
        </w:rPr>
        <w:t>s</w:t>
      </w:r>
      <w:r w:rsidRPr="0007339F">
        <w:rPr>
          <w:rFonts w:eastAsiaTheme="minorEastAsia"/>
          <w:lang w:eastAsia="ja-JP"/>
        </w:rPr>
        <w:t xml:space="preserve"> and robust means of analy</w:t>
      </w:r>
      <w:r w:rsidR="0007339F">
        <w:rPr>
          <w:rFonts w:eastAsiaTheme="minorEastAsia"/>
          <w:lang w:eastAsia="ja-JP"/>
        </w:rPr>
        <w:t>s</w:t>
      </w:r>
      <w:r w:rsidRPr="0007339F">
        <w:rPr>
          <w:rFonts w:eastAsiaTheme="minorEastAsia"/>
          <w:lang w:eastAsia="ja-JP"/>
        </w:rPr>
        <w:t>ing the outputs.</w:t>
      </w:r>
      <w:r w:rsidR="001A5BA3" w:rsidRPr="0007339F">
        <w:rPr>
          <w:rFonts w:eastAsiaTheme="minorEastAsia"/>
          <w:lang w:eastAsia="ja-JP"/>
        </w:rPr>
        <w:t xml:space="preserve"> A solid comparative framework for germination studies is offered by the application of physiological thermal time models </w:t>
      </w:r>
      <w:r w:rsidR="000A2D37" w:rsidRPr="0007339F">
        <w:rPr>
          <w:rFonts w:eastAsiaTheme="minorEastAsia"/>
          <w:lang w:eastAsia="ja-JP"/>
        </w:rPr>
        <w:fldChar w:fldCharType="begin"/>
      </w:r>
      <w:r w:rsidR="007F5111">
        <w:rPr>
          <w:rFonts w:eastAsiaTheme="minorEastAsia"/>
          <w:lang w:eastAsia="ja-JP"/>
        </w:rPr>
        <w:instrText xml:space="preserve"> ADDIN PAPERS2_CITATIONS &lt;citation&gt;&lt;uuid&gt;CE403CA8-F0A2-47A4-9D72-D551C1BD116B&lt;/uuid&gt;&lt;priority&gt;0&lt;/priority&gt;&lt;publications&gt;&lt;publication&gt;&lt;uuid&gt;3B13AD02-A3C8-49A1-B5B6-6251EF9EC20A&lt;/uuid&gt;&lt;volume&gt;30&lt;/volume&gt;&lt;doi&gt;10.1016/j.tree.2014.11.008&lt;/doi&gt;&lt;startpage&gt;66&lt;/startpage&gt;&lt;publication_date&gt;99201502001200000000220000&lt;/publication_date&gt;&lt;url&gt;http://linkinghub.elsevier.com/retrieve/pii/S016953471400250X&lt;/url&gt;&lt;citekey&gt;Donohue:2015bq&lt;/citekey&gt;&lt;type&gt;400&lt;/type&gt;&lt;title&gt;Applying developmental threshold models to evolutionary ecology&lt;/title&gt;&lt;number&gt;2&lt;/number&gt;&lt;subtype&gt;400&lt;/subtype&gt;&lt;endpage&gt;77&lt;/endpage&gt;&lt;bundle&gt;&lt;publication&gt;&lt;publisher&gt;Elsevier Ltd&lt;/publisher&gt;&lt;title&gt;Trends in Ecology &amp;amp; Evolution&lt;/title&gt;&lt;type&gt;-100&lt;/type&gt;&lt;subtype&gt;-100&lt;/subtype&gt;&lt;uuid&gt;C8738D40-B597-453E-B698-7CB4F04844C9&lt;/uuid&gt;&lt;/publication&gt;&lt;/bundle&gt;&lt;authors&gt;&lt;author&gt;&lt;firstName&gt;Kathleen&lt;/firstName&gt;&lt;lastName&gt;Donohue&lt;/lastName&gt;&lt;/author&gt;&lt;author&gt;&lt;firstName&gt;Liana&lt;/firstName&gt;&lt;middleNames&gt;T&lt;/middleNames&gt;&lt;lastName&gt;Burghardt&lt;/lastName&gt;&lt;/author&gt;&lt;author&gt;&lt;firstName&gt;Daniel&lt;/firstName&gt;&lt;lastName&gt;Runcie&lt;/lastName&gt;&lt;/author&gt;&lt;author&gt;&lt;firstName&gt;Kent&lt;/firstName&gt;&lt;middleNames&gt;J&lt;/middleNames&gt;&lt;lastName&gt;Bradford&lt;/lastName&gt;&lt;/author&gt;&lt;author&gt;&lt;firstName&gt;Johanna&lt;/firstName&gt;&lt;lastName&gt;Schmitt&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0A2D37" w:rsidRPr="0007339F">
        <w:rPr>
          <w:rFonts w:eastAsiaTheme="minorEastAsia"/>
          <w:lang w:eastAsia="ja-JP"/>
        </w:rPr>
        <w:fldChar w:fldCharType="separate"/>
      </w:r>
      <w:r w:rsidR="000A124B" w:rsidRPr="0007339F">
        <w:rPr>
          <w:rFonts w:eastAsiaTheme="minorEastAsia"/>
          <w:lang w:eastAsia="ja-JP"/>
        </w:rPr>
        <w:t xml:space="preserve">(Dürr </w:t>
      </w:r>
      <w:r w:rsidR="000A124B" w:rsidRPr="0007339F">
        <w:rPr>
          <w:rFonts w:eastAsiaTheme="minorEastAsia"/>
          <w:i/>
          <w:iCs/>
          <w:lang w:eastAsia="ja-JP"/>
        </w:rPr>
        <w:t>et al.</w:t>
      </w:r>
      <w:r w:rsidR="000A124B" w:rsidRPr="0007339F">
        <w:rPr>
          <w:rFonts w:eastAsiaTheme="minorEastAsia"/>
          <w:lang w:eastAsia="ja-JP"/>
        </w:rPr>
        <w:t xml:space="preserve"> 2015; Donohue </w:t>
      </w:r>
      <w:r w:rsidR="000A124B" w:rsidRPr="0007339F">
        <w:rPr>
          <w:rFonts w:eastAsiaTheme="minorEastAsia"/>
          <w:i/>
          <w:iCs/>
          <w:lang w:eastAsia="ja-JP"/>
        </w:rPr>
        <w:t>et al.</w:t>
      </w:r>
      <w:r w:rsidR="000A124B" w:rsidRPr="0007339F">
        <w:rPr>
          <w:rFonts w:eastAsiaTheme="minorEastAsia"/>
          <w:lang w:eastAsia="ja-JP"/>
        </w:rPr>
        <w:t xml:space="preserve"> 2015)</w:t>
      </w:r>
      <w:r w:rsidR="000A2D37" w:rsidRPr="0007339F">
        <w:rPr>
          <w:rFonts w:eastAsiaTheme="minorEastAsia"/>
          <w:lang w:eastAsia="ja-JP"/>
        </w:rPr>
        <w:fldChar w:fldCharType="end"/>
      </w:r>
      <w:r w:rsidR="000A2D37" w:rsidRPr="0007339F">
        <w:rPr>
          <w:rFonts w:eastAsiaTheme="minorEastAsia"/>
          <w:lang w:eastAsia="ja-JP"/>
        </w:rPr>
        <w:t>.</w:t>
      </w:r>
    </w:p>
    <w:p w14:paraId="76306FB1" w14:textId="54590926" w:rsidR="009C01D3" w:rsidRDefault="009E6C9B">
      <w:pPr>
        <w:spacing w:line="480" w:lineRule="auto"/>
        <w:ind w:firstLine="720"/>
      </w:pPr>
      <w:r w:rsidRPr="0007339F">
        <w:t xml:space="preserve">Germination occurs in response to a series of environmental cues including temperature, moisture, light and chemical signals </w:t>
      </w:r>
      <w:r w:rsidR="00FD62C5" w:rsidRPr="0007339F">
        <w:fldChar w:fldCharType="begin"/>
      </w:r>
      <w:r w:rsidR="007F5111">
        <w:instrText xml:space="preserve"> ADDIN PAPERS2_CITATIONS &lt;citation&gt;&lt;uuid&gt;B0424C5A-4FC3-4451-87BB-F278D59B4A78&lt;/uuid&gt;&lt;priority&gt;0&lt;/priority&gt;&lt;publications&gt;&lt;publication&gt;&lt;uuid&gt;0BD0A9FA-BEE4-414C-BC47-A1B958DC5ECF&lt;/uuid&gt;&lt;startpage&gt;1&lt;/startpage&gt;&lt;version&gt;Third&lt;/version&gt;&lt;publication_date&gt;99201307051200000000222000&lt;/publication_date&gt;&lt;url&gt;http://bookzz.org/s/?q=Seeds%3A+Physiology+of+Development%2C+Germination+and+Dormancy&amp;amp;yearFrom=&amp;amp;yearTo=&amp;amp;language=&amp;amp;extension=&amp;amp;t=0&lt;/url&gt;&lt;citekey&gt;Anonymous:C9Cp-r7k&lt;/citekey&gt;&lt;type&gt;0&lt;/type&gt;&lt;title&gt;Seeds Physiology of Development Germination and Dormancy&lt;/title&gt;&lt;publisher&gt;Springer&lt;/publisher&gt;&lt;subtype&gt;0&lt;/subtype&gt;&lt;place&gt;New York&lt;/place&gt;&lt;endpage&gt;407&lt;/endpage&gt;&lt;authors&gt;&lt;author&gt;&lt;firstName&gt;Derek&lt;/firstName&gt;&lt;middleNames&gt;J&lt;/middleNames&gt;&lt;lastName&gt;Bewley&lt;/lastName&gt;&lt;/author&gt;&lt;author&gt;&lt;firstName&gt;Kent&lt;/firstName&gt;&lt;middleNames&gt;J&lt;/middleNames&gt;&lt;lastName&gt;Bradford&lt;/lastName&gt;&lt;/author&gt;&lt;author&gt;&lt;firstName&gt;Henk&lt;/firstName&gt;&lt;middleNames&gt;W M&lt;/middleNames&gt;&lt;lastName&gt;Hilhorst&lt;/lastName&gt;&lt;/author&gt;&lt;author&gt;&lt;firstName&gt;Hiro&lt;/firstName&gt;&lt;lastName&gt;Nonogaki&lt;/lastName&gt;&lt;/author&gt;&lt;/authors&gt;&lt;/publication&gt;&lt;/publications&gt;&lt;cites&gt;&lt;/cites&gt;&lt;/citation&gt;</w:instrText>
      </w:r>
      <w:r w:rsidR="00FD62C5" w:rsidRPr="0007339F">
        <w:fldChar w:fldCharType="separate"/>
      </w:r>
      <w:r w:rsidR="000A124B" w:rsidRPr="0007339F">
        <w:rPr>
          <w:rFonts w:eastAsiaTheme="minorEastAsia"/>
          <w:lang w:eastAsia="ja-JP"/>
        </w:rPr>
        <w:t xml:space="preserve">(Bewley </w:t>
      </w:r>
      <w:r w:rsidR="000A124B" w:rsidRPr="0007339F">
        <w:rPr>
          <w:rFonts w:eastAsiaTheme="minorEastAsia"/>
          <w:i/>
          <w:iCs/>
          <w:lang w:eastAsia="ja-JP"/>
        </w:rPr>
        <w:t>et al.</w:t>
      </w:r>
      <w:r w:rsidR="000A124B" w:rsidRPr="0007339F">
        <w:rPr>
          <w:rFonts w:eastAsiaTheme="minorEastAsia"/>
          <w:lang w:eastAsia="ja-JP"/>
        </w:rPr>
        <w:t xml:space="preserve"> 2013)</w:t>
      </w:r>
      <w:r w:rsidR="00FD62C5" w:rsidRPr="0007339F">
        <w:fldChar w:fldCharType="end"/>
      </w:r>
      <w:r w:rsidR="00FD62C5" w:rsidRPr="0007339F">
        <w:t xml:space="preserve">. </w:t>
      </w:r>
      <w:r w:rsidRPr="0007339F">
        <w:t xml:space="preserve">For each of these cues there is an optimal value </w:t>
      </w:r>
      <w:r w:rsidR="00D65947" w:rsidRPr="0007339F">
        <w:t xml:space="preserve">(or sometimes a narrow range) </w:t>
      </w:r>
      <w:r w:rsidRPr="0007339F">
        <w:t xml:space="preserve">at which the rate of germination is maximal. Below and above this optimum, the rate progressively decreases until the cue reaches </w:t>
      </w:r>
      <w:r w:rsidR="002261CC" w:rsidRPr="0007339F">
        <w:t xml:space="preserve">estimated </w:t>
      </w:r>
      <w:r w:rsidRPr="0007339F">
        <w:t xml:space="preserve">base and ceiling thresholds beyond which </w:t>
      </w:r>
      <w:r w:rsidR="002261CC" w:rsidRPr="0007339F">
        <w:t xml:space="preserve">the progression of </w:t>
      </w:r>
      <w:r w:rsidRPr="0007339F">
        <w:t xml:space="preserve">germination </w:t>
      </w:r>
      <w:r w:rsidR="00D86167" w:rsidRPr="0007339F">
        <w:t xml:space="preserve">is predicted to </w:t>
      </w:r>
      <w:r w:rsidRPr="0007339F">
        <w:t xml:space="preserve">stop. Thus, the rate of germination as a function of temperature can be described in non-dormant seeds as an accumulation of </w:t>
      </w:r>
      <w:r w:rsidR="00A96308">
        <w:t>degree-day</w:t>
      </w:r>
      <w:r w:rsidR="00F50FFD">
        <w:t>s</w:t>
      </w:r>
      <w:r w:rsidRPr="0007339F">
        <w:t xml:space="preserve"> above or below these thresholds </w:t>
      </w:r>
      <w:r w:rsidR="00FD62C5" w:rsidRPr="0007339F">
        <w:fldChar w:fldCharType="begin"/>
      </w:r>
      <w:r w:rsidR="007F5111">
        <w:instrText xml:space="preserve"> ADDIN PAPERS2_CITATIONS &lt;citation&gt;&lt;uuid&gt;F226C35D-5941-45B3-BC90-7FABEE20FF10&lt;/uuid&gt;&lt;priority&gt;0&lt;/priority&gt;&lt;publications&gt;&lt;publication&gt;&lt;volume&gt;33&lt;/volume&gt;&lt;number&gt;133&lt;/number&gt;&lt;startpage&gt;288&lt;/startpage&gt;&lt;title&gt;Time, Temperature and Germination of Pearl Millet (Pennisetum typhoides S. &amp;amp; H.)&lt;/title&gt;&lt;uuid&gt;F558A560-46BF-4451-A7CF-B2AEFCD4F607&lt;/uuid&gt;&lt;subtype&gt;400&lt;/subtype&gt;&lt;endpage&gt;296&lt;/endpage&gt;&lt;type&gt;400&lt;/type&gt;&lt;citekey&gt;Anonymous:9VilYEa_&lt;/citekey&gt;&lt;publication_date&gt;99198201281200000000222000&lt;/publication_date&gt;&lt;bundle&gt;&lt;publication&gt;&lt;title&gt;Journal of Experimental Botany&lt;/title&gt;&lt;type&gt;-100&lt;/type&gt;&lt;subtype&gt;-100&lt;/subtype&gt;&lt;uuid&gt;4A35B51C-136D-48D9-BF95-CE8C2030EED8&lt;/uuid&gt;&lt;/publication&gt;&lt;/bundle&gt;&lt;authors&gt;&lt;author&gt;&lt;firstName&gt;J&lt;/firstName&gt;&lt;lastName&gt;Garcia-Huidobro&lt;/lastName&gt;&lt;/author&gt;&lt;author&gt;&lt;firstName&gt;Monteithm&lt;/firstName&gt;&lt;middleNames&gt;J&lt;/middleNames&gt;&lt;lastName&gt;L&lt;/lastName&gt;&lt;/author&gt;&lt;author&gt;&lt;firstName&gt;G&lt;/firstName&gt;&lt;middleNames&gt;R&lt;/middleNames&gt;&lt;lastName&gt;Squires&lt;/lastName&gt;&lt;/author&gt;&lt;/authors&gt;&lt;/publication&gt;&lt;/publications&gt;&lt;cites&gt;&lt;/cites&gt;&lt;/citation&gt;</w:instrText>
      </w:r>
      <w:r w:rsidR="00FD62C5" w:rsidRPr="0007339F">
        <w:fldChar w:fldCharType="separate"/>
      </w:r>
      <w:r w:rsidR="00E474BF">
        <w:rPr>
          <w:rFonts w:eastAsiaTheme="minorEastAsia"/>
          <w:lang w:eastAsia="ja-JP"/>
        </w:rPr>
        <w:t>(Garcí</w:t>
      </w:r>
      <w:r w:rsidR="000A124B" w:rsidRPr="0007339F">
        <w:rPr>
          <w:rFonts w:eastAsiaTheme="minorEastAsia"/>
          <w:lang w:eastAsia="ja-JP"/>
        </w:rPr>
        <w:t xml:space="preserve">a-Huidobro </w:t>
      </w:r>
      <w:r w:rsidR="000A124B" w:rsidRPr="0007339F">
        <w:rPr>
          <w:rFonts w:eastAsiaTheme="minorEastAsia"/>
          <w:i/>
          <w:iCs/>
          <w:lang w:eastAsia="ja-JP"/>
        </w:rPr>
        <w:t>et al.</w:t>
      </w:r>
      <w:r w:rsidR="000A124B" w:rsidRPr="0007339F">
        <w:rPr>
          <w:rFonts w:eastAsiaTheme="minorEastAsia"/>
          <w:lang w:eastAsia="ja-JP"/>
        </w:rPr>
        <w:t xml:space="preserve"> 1982)</w:t>
      </w:r>
      <w:r w:rsidR="00FD62C5" w:rsidRPr="0007339F">
        <w:fldChar w:fldCharType="end"/>
      </w:r>
      <w:r w:rsidR="00FD62C5" w:rsidRPr="0007339F">
        <w:t xml:space="preserve">. </w:t>
      </w:r>
      <w:r w:rsidRPr="0007339F">
        <w:t xml:space="preserve">When a certain amount of </w:t>
      </w:r>
      <w:r w:rsidR="00A96308">
        <w:t>degree-days</w:t>
      </w:r>
      <w:r w:rsidRPr="0007339F">
        <w:t xml:space="preserve"> has been accumulated, the seed germinates. Therefore, the thermal control of germination can be describ</w:t>
      </w:r>
      <w:r w:rsidR="00910B56" w:rsidRPr="0007339F">
        <w:t xml:space="preserve">ed in a mechanistic way using four </w:t>
      </w:r>
      <w:r w:rsidRPr="0007339F">
        <w:t>seed traits:</w:t>
      </w:r>
      <w:r w:rsidR="00FA5A60" w:rsidRPr="0007339F">
        <w:t xml:space="preserve"> </w:t>
      </w:r>
      <w:r w:rsidRPr="0007339F">
        <w:t>the three cardinal temperatures</w:t>
      </w:r>
      <w:r w:rsidR="00910B56" w:rsidRPr="0007339F">
        <w:t xml:space="preserve"> (</w:t>
      </w:r>
      <w:r w:rsidR="00050660" w:rsidRPr="0007339F">
        <w:t xml:space="preserve">base thermal threshold = </w:t>
      </w:r>
      <w:r w:rsidR="00FE5EED" w:rsidRPr="0007339F">
        <w:t>T</w:t>
      </w:r>
      <w:r w:rsidR="00FE5EED" w:rsidRPr="0007339F">
        <w:rPr>
          <w:vertAlign w:val="subscript"/>
        </w:rPr>
        <w:t>b</w:t>
      </w:r>
      <w:r w:rsidR="00FA5A60" w:rsidRPr="0007339F">
        <w:t xml:space="preserve">, </w:t>
      </w:r>
      <w:r w:rsidR="00050660" w:rsidRPr="0007339F">
        <w:t xml:space="preserve">optimal temperature = </w:t>
      </w:r>
      <w:r w:rsidR="006371B4" w:rsidRPr="0007339F">
        <w:t>T</w:t>
      </w:r>
      <w:r w:rsidR="006371B4" w:rsidRPr="0007339F">
        <w:rPr>
          <w:vertAlign w:val="subscript"/>
        </w:rPr>
        <w:t>o</w:t>
      </w:r>
      <w:r w:rsidR="00050660" w:rsidRPr="0007339F">
        <w:t xml:space="preserve">, </w:t>
      </w:r>
      <w:r w:rsidR="00FA5A60" w:rsidRPr="0007339F">
        <w:t>and</w:t>
      </w:r>
      <w:r w:rsidR="00FE5EED" w:rsidRPr="0007339F">
        <w:t xml:space="preserve"> </w:t>
      </w:r>
      <w:r w:rsidR="00050660" w:rsidRPr="0007339F">
        <w:t xml:space="preserve">ceiling thermal threshold = </w:t>
      </w:r>
      <w:r w:rsidR="00FE5EED" w:rsidRPr="0007339F">
        <w:t>T</w:t>
      </w:r>
      <w:r w:rsidR="00FE5EED" w:rsidRPr="0007339F">
        <w:rPr>
          <w:vertAlign w:val="subscript"/>
        </w:rPr>
        <w:t>c</w:t>
      </w:r>
      <w:r w:rsidR="00910B56" w:rsidRPr="0007339F">
        <w:rPr>
          <w:vertAlign w:val="subscript"/>
        </w:rPr>
        <w:t>)</w:t>
      </w:r>
      <w:r w:rsidR="00E30394" w:rsidRPr="0007339F">
        <w:t xml:space="preserve">; </w:t>
      </w:r>
      <w:r w:rsidRPr="0007339F">
        <w:t xml:space="preserve">and </w:t>
      </w:r>
      <w:r w:rsidR="00050660" w:rsidRPr="0007339F">
        <w:t xml:space="preserve">the </w:t>
      </w:r>
      <w:r w:rsidRPr="0007339F">
        <w:t>thermal time</w:t>
      </w:r>
      <w:r w:rsidR="00050660" w:rsidRPr="0007339F">
        <w:t xml:space="preserve"> required for 50 % germination (θ</w:t>
      </w:r>
      <w:r w:rsidR="00050660" w:rsidRPr="0007339F">
        <w:rPr>
          <w:vertAlign w:val="subscript"/>
        </w:rPr>
        <w:t>50</w:t>
      </w:r>
      <w:r w:rsidR="00050660" w:rsidRPr="0007339F">
        <w:t>)</w:t>
      </w:r>
      <w:r w:rsidR="009C01D3">
        <w:t xml:space="preserve">. </w:t>
      </w:r>
    </w:p>
    <w:p w14:paraId="1D227342" w14:textId="54CBE77F" w:rsidR="009E6C9B" w:rsidRPr="00525850" w:rsidRDefault="00A54016">
      <w:pPr>
        <w:spacing w:line="480" w:lineRule="auto"/>
        <w:ind w:firstLine="720"/>
      </w:pPr>
      <w:r>
        <w:lastRenderedPageBreak/>
        <w:t>Nevertheless, the thermal time methodology was originally developed with agricultural varieties that tend to show low dormancy, fast germination, and low within-species trait variation</w:t>
      </w:r>
      <w:r w:rsidR="007F5111">
        <w:t xml:space="preserve"> </w:t>
      </w:r>
      <w:r w:rsidR="007F5111">
        <w:fldChar w:fldCharType="begin"/>
      </w:r>
      <w:r w:rsidR="007F5111">
        <w:instrText xml:space="preserve"> ADDIN PAPERS2_CITATIONS &lt;citation&gt;&lt;uuid&gt;A6D4CFDA-84BD-4A72-B5D0-C83C718D85C8&lt;/uuid&gt;&lt;priority&gt;0&lt;/priority&gt;&lt;publications&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7F5111">
        <w:fldChar w:fldCharType="separate"/>
      </w:r>
      <w:r w:rsidR="007F5111">
        <w:rPr>
          <w:rFonts w:eastAsiaTheme="minorEastAsia"/>
          <w:lang w:val="en-US" w:eastAsia="ja-JP"/>
        </w:rPr>
        <w:t>{Durr:2015kd}</w:t>
      </w:r>
      <w:r w:rsidR="007F5111">
        <w:fldChar w:fldCharType="end"/>
      </w:r>
      <w:r w:rsidR="007F5111">
        <w:t xml:space="preserve">. </w:t>
      </w:r>
      <w:r>
        <w:t xml:space="preserve">Wild species usually have the opposite features, and many times ecologists are faced by a lack of </w:t>
      </w:r>
      <w:r w:rsidRPr="007F5111">
        <w:rPr>
          <w:i/>
        </w:rPr>
        <w:t>a priori</w:t>
      </w:r>
      <w:r>
        <w:t xml:space="preserve"> knowledge on the germination traits of the species that occur in the communities </w:t>
      </w:r>
      <w:r w:rsidR="00525850">
        <w:t xml:space="preserve">that </w:t>
      </w:r>
      <w:r>
        <w:t>they are studying. This lack of knowledge</w:t>
      </w:r>
      <w:r w:rsidR="00525850">
        <w:t xml:space="preserve"> prevents them from choosing the right temperature treatments or scoring dates when designing their experiments, and so the data produced is rarely good enough to calculate the more advanced thermal time models, based on the distribution of thermal times across subpopulations of the sample</w:t>
      </w:r>
      <w:r w:rsidR="007F5111">
        <w:t xml:space="preserve"> </w:t>
      </w:r>
      <w:r w:rsidR="007F5111">
        <w:fldChar w:fldCharType="begin"/>
      </w:r>
      <w:r w:rsidR="007F5111">
        <w:instrText xml:space="preserve"> ADDIN PAPERS2_CITATIONS &lt;citation&gt;&lt;uuid&gt;18AE2A32-4709-4B81-B4FC-D8AAEC8CFCB4&lt;/uuid&gt;&lt;priority&gt;0&lt;/priority&gt;&lt;publications&gt;&lt;publication&gt;&lt;volume&gt;97&lt;/volume&gt;&lt;publication_date&gt;99200604131200000000222000&lt;/publication_date&gt;&lt;number&gt;6&lt;/number&gt;&lt;doi&gt;10.1093/aob/mcl071&lt;/doi&gt;&lt;startpage&gt;1115&lt;/startpage&gt;&lt;title&gt;Predicting Germination Response to Temperature. I. Cardinal-temperature Models and Subpopulation-specific Regression&lt;/title&gt;&lt;uuid&gt;1F51DF05-3902-4AAB-BD58-B6C9B7142177&lt;/uuid&gt;&lt;subtype&gt;400&lt;/subtype&gt;&lt;endpage&gt;1125&lt;/endpage&gt;&lt;type&gt;400&lt;/type&gt;&lt;url&gt;https://academic.oup.com/aob/article-lookup/doi/10.1093/aob/mcl071&lt;/url&gt;&lt;bundle&gt;&lt;publication&gt;&lt;title&gt;Annals of Botany&lt;/title&gt;&lt;type&gt;-100&lt;/type&gt;&lt;subtype&gt;-100&lt;/subtype&gt;&lt;uuid&gt;B215CCBD-0789-492F-9AE9-F60A2F13EBE1&lt;/uuid&gt;&lt;/publication&gt;&lt;/bundle&gt;&lt;authors&gt;&lt;author&gt;&lt;firstName&gt;S&lt;/firstName&gt;&lt;middleNames&gt;P&lt;/middleNames&gt;&lt;lastName&gt;Hardegree&lt;/lastName&gt;&lt;/author&gt;&lt;/authors&gt;&lt;/publication&gt;&lt;/publications&gt;&lt;cites&gt;&lt;/cites&gt;&lt;/citation&gt;</w:instrText>
      </w:r>
      <w:r w:rsidR="007F5111">
        <w:fldChar w:fldCharType="separate"/>
      </w:r>
      <w:r w:rsidR="007F5111">
        <w:rPr>
          <w:rFonts w:eastAsiaTheme="minorEastAsia"/>
          <w:lang w:val="en-US" w:eastAsia="ja-JP"/>
        </w:rPr>
        <w:t>{Hardegree:2006ga}</w:t>
      </w:r>
      <w:r w:rsidR="007F5111">
        <w:fldChar w:fldCharType="end"/>
      </w:r>
      <w:r w:rsidR="007F5111">
        <w:t xml:space="preserve">. </w:t>
      </w:r>
      <w:r w:rsidR="00525850">
        <w:t>For this reason, we propose to use the thermal time calcul</w:t>
      </w:r>
      <w:r w:rsidR="009C01D3">
        <w:t>ated for the 50 % subpopulation (</w:t>
      </w:r>
      <w:r w:rsidR="009C01D3" w:rsidRPr="0007339F">
        <w:t>i.e., °C d G</w:t>
      </w:r>
      <w:r w:rsidR="009C01D3" w:rsidRPr="0007339F">
        <w:rPr>
          <w:vertAlign w:val="subscript"/>
        </w:rPr>
        <w:t>50</w:t>
      </w:r>
      <w:r w:rsidR="009C01D3" w:rsidRPr="007F5111">
        <w:t>)</w:t>
      </w:r>
      <w:r w:rsidR="009C01D3">
        <w:rPr>
          <w:vertAlign w:val="subscript"/>
        </w:rPr>
        <w:t xml:space="preserve"> </w:t>
      </w:r>
      <w:r w:rsidR="00525850">
        <w:t>as a standard measure of germination</w:t>
      </w:r>
      <w:r w:rsidR="00525850">
        <w:rPr>
          <w:vertAlign w:val="subscript"/>
        </w:rPr>
        <w:t xml:space="preserve">. </w:t>
      </w:r>
      <w:r w:rsidR="00525850">
        <w:t>The use of t</w:t>
      </w:r>
      <w:r w:rsidR="009C01D3">
        <w:t>his standard allow</w:t>
      </w:r>
      <w:r w:rsidR="00211A18">
        <w:t>s</w:t>
      </w:r>
      <w:r w:rsidR="009C01D3">
        <w:t xml:space="preserve"> to use data produced in relatively simple experiments to compare</w:t>
      </w:r>
      <w:r w:rsidR="009C01D3" w:rsidRPr="0007339F">
        <w:t xml:space="preserve"> </w:t>
      </w:r>
      <w:r w:rsidR="009C01D3">
        <w:t xml:space="preserve">individuals, populations, </w:t>
      </w:r>
      <w:r w:rsidR="009C01D3" w:rsidRPr="0007339F">
        <w:t>species</w:t>
      </w:r>
      <w:r w:rsidR="009C01D3">
        <w:t xml:space="preserve"> and plant communities</w:t>
      </w:r>
      <w:r w:rsidR="009C01D3" w:rsidRPr="0007339F">
        <w:t xml:space="preserve"> </w:t>
      </w:r>
      <w:r w:rsidR="009C01D3" w:rsidRPr="0007339F">
        <w:fldChar w:fldCharType="begin"/>
      </w:r>
      <w:r w:rsidR="007F5111">
        <w:instrText xml:space="preserve"> ADDIN PAPERS2_CITATIONS &lt;citation&gt;&lt;uuid&gt;56C69B1B-7C5D-461B-8094-03C58F61B348&lt;/uuid&gt;&lt;priority&gt;0&lt;/priority&gt;&lt;publications&gt;&lt;publication&gt;&lt;uuid&gt;2B6236B3-B623-46DA-A134-FCEAFD2B6CBF&lt;/uuid&gt;&lt;volume&gt;145&lt;/volume&gt;&lt;doi&gt;10.1046/j.1469-8137.2000.00554.x&lt;/doi&gt;&lt;subtitle&gt;Thermal requirements of British herbaceous plants&lt;/subtitle&gt;&lt;startpage&gt;107&lt;/startpage&gt;&lt;publication_date&gt;99200001001200000000220000&lt;/publication_date&gt;&lt;url&gt;http://doi.wiley.com/10.1046/j.1469-8137.2000.00554.x&lt;/url&gt;&lt;citekey&gt;Anonymous:K2I2s7Yj&lt;/citekey&gt;&lt;type&gt;400&lt;/type&gt;&lt;title&gt;A thermal time basis for comparing the germination requirements of some British herbaceous plants&lt;/title&gt;&lt;publisher&gt;Cambridge University Press&lt;/publisher&gt;&lt;number&gt;1&lt;/number&gt;&lt;subtype&gt;400&lt;/subtype&gt;&lt;endpage&gt;114&lt;/endpage&gt;&lt;bundle&gt;&lt;publication&gt;&lt;title&gt;New Phytologist&lt;/title&gt;&lt;type&gt;-100&lt;/type&gt;&lt;subtype&gt;-100&lt;/subtype&gt;&lt;uuid&gt;A53C9D38-282C-42B1-B243-EE54C249D7D0&lt;/uuid&gt;&lt;/publication&gt;&lt;/bundle&gt;&lt;authors&gt;&lt;author&gt;&lt;firstName&gt;D&lt;/firstName&gt;&lt;middleNames&gt;L&lt;/middleNames&gt;&lt;lastName&gt;Trudgill&lt;/lastName&gt;&lt;/author&gt;&lt;author&gt;&lt;firstName&gt;G&lt;/firstName&gt;&lt;middleNames&gt;R&lt;/middleNames&gt;&lt;lastName&gt;Squire&lt;/lastName&gt;&lt;/author&gt;&lt;author&gt;&lt;firstName&gt;K.&lt;/firstName&gt;&lt;lastName&gt;Thompson&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gt;&lt;publication_date&gt;99201700001200000000200000&lt;/publication_date&gt;&lt;title&gt;Temperature but not moisture response of germination shows phylogenetic constraints while both interact with seed mass and life span&lt;/title&gt;&lt;volume&gt;In Press&lt;/volume&gt;&lt;type&gt;400&lt;/type&gt;&lt;subtype&gt;400&lt;/subtype&gt;&lt;uuid&gt;D6C063D4-3CB6-4C7C-8C23-768DCD084CD6&lt;/uuid&gt;&lt;bundle&gt;&lt;publication&gt;&lt;title&gt;Seed Science Research&lt;/title&gt;&lt;type&gt;-100&lt;/type&gt;&lt;subtype&gt;-100&lt;/subtype&gt;&lt;uuid&gt;83831419-38A0-40C9-A93C-5455ABA0192E&lt;/uuid&gt;&lt;/publication&gt;&lt;/bundle&gt;&lt;authors&gt;&lt;author&gt;&lt;firstName&gt;F&lt;/firstName&gt;&lt;lastName&gt;Arène&lt;/lastName&gt;&lt;/author&gt;&lt;author&gt;&lt;firstName&gt;L&lt;/firstName&gt;&lt;lastName&gt;Affre&lt;/lastName&gt;&lt;/author&gt;&lt;author&gt;&lt;firstName&gt;A&lt;/firstName&gt;&lt;lastName&gt;Doxa&lt;/lastName&gt;&lt;/author&gt;&lt;author&gt;&lt;firstName&gt;A&lt;/firstName&gt;&lt;lastName&gt;Saatkamp&lt;/lastName&gt;&lt;/author&gt;&lt;/authors&gt;&lt;/publication&gt;&lt;/publications&gt;&lt;cites&gt;&lt;/cites&gt;&lt;/citation&gt;</w:instrText>
      </w:r>
      <w:r w:rsidR="009C01D3" w:rsidRPr="0007339F">
        <w:fldChar w:fldCharType="separate"/>
      </w:r>
      <w:r w:rsidR="009C01D3" w:rsidRPr="0007339F">
        <w:rPr>
          <w:rFonts w:eastAsiaTheme="minorEastAsia"/>
          <w:lang w:eastAsia="ja-JP"/>
        </w:rPr>
        <w:t xml:space="preserve">(Trudgill </w:t>
      </w:r>
      <w:r w:rsidR="009C01D3" w:rsidRPr="0007339F">
        <w:rPr>
          <w:rFonts w:eastAsiaTheme="minorEastAsia"/>
          <w:i/>
          <w:iCs/>
          <w:lang w:eastAsia="ja-JP"/>
        </w:rPr>
        <w:t>et al.</w:t>
      </w:r>
      <w:r w:rsidR="009C01D3" w:rsidRPr="0007339F">
        <w:rPr>
          <w:rFonts w:eastAsiaTheme="minorEastAsia"/>
          <w:lang w:eastAsia="ja-JP"/>
        </w:rPr>
        <w:t xml:space="preserve"> 2000; Dürr </w:t>
      </w:r>
      <w:r w:rsidR="009C01D3" w:rsidRPr="0007339F">
        <w:rPr>
          <w:rFonts w:eastAsiaTheme="minorEastAsia"/>
          <w:i/>
          <w:iCs/>
          <w:lang w:eastAsia="ja-JP"/>
        </w:rPr>
        <w:t>et al.</w:t>
      </w:r>
      <w:r w:rsidR="009C01D3">
        <w:rPr>
          <w:rFonts w:eastAsiaTheme="minorEastAsia"/>
          <w:lang w:eastAsia="ja-JP"/>
        </w:rPr>
        <w:t xml:space="preserve"> 2015</w:t>
      </w:r>
      <w:r w:rsidR="009C01D3" w:rsidRPr="0007339F">
        <w:rPr>
          <w:rFonts w:eastAsiaTheme="minorEastAsia"/>
          <w:lang w:eastAsia="ja-JP"/>
        </w:rPr>
        <w:t>)</w:t>
      </w:r>
      <w:r w:rsidR="009C01D3" w:rsidRPr="0007339F">
        <w:fldChar w:fldCharType="end"/>
      </w:r>
      <w:r w:rsidR="009C01D3" w:rsidRPr="0007339F">
        <w:t>.</w:t>
      </w:r>
    </w:p>
    <w:p w14:paraId="7A46B40A" w14:textId="4FE2E749" w:rsidR="00A545E0" w:rsidRPr="0007339F" w:rsidRDefault="00A545E0" w:rsidP="007C5F42">
      <w:pPr>
        <w:spacing w:line="480" w:lineRule="auto"/>
      </w:pPr>
      <w:r w:rsidRPr="0007339F">
        <w:tab/>
      </w:r>
      <w:r w:rsidR="009C01D3">
        <w:t>The purpose of the tool we present here is to facilitate to plant ecologists the inclusion of germination traits in their studies, rather than the calculation of more precise thermal time models in speciali</w:t>
      </w:r>
      <w:r w:rsidR="00211A18">
        <w:t>s</w:t>
      </w:r>
      <w:r w:rsidR="009C01D3">
        <w:t>e</w:t>
      </w:r>
      <w:r w:rsidR="00211A18">
        <w:t>d</w:t>
      </w:r>
      <w:r w:rsidR="009C01D3">
        <w:t xml:space="preserve"> seed </w:t>
      </w:r>
      <w:r w:rsidR="007F5111">
        <w:t xml:space="preserve">or agricultural </w:t>
      </w:r>
      <w:r w:rsidR="009C01D3">
        <w:t>research. W</w:t>
      </w:r>
      <w:r w:rsidRPr="0007339F">
        <w:t xml:space="preserve">e present a </w:t>
      </w:r>
      <w:r w:rsidR="0061430D" w:rsidRPr="0007339F">
        <w:t>standardi</w:t>
      </w:r>
      <w:r w:rsidR="0066635F" w:rsidRPr="0007339F">
        <w:t>s</w:t>
      </w:r>
      <w:r w:rsidR="0061430D" w:rsidRPr="0007339F">
        <w:t xml:space="preserve">ed </w:t>
      </w:r>
      <w:r w:rsidRPr="0007339F">
        <w:t xml:space="preserve">method to calculate </w:t>
      </w:r>
      <w:r w:rsidR="0061430D" w:rsidRPr="0007339F">
        <w:t xml:space="preserve">germination cardinal temperatures and </w:t>
      </w:r>
      <w:r w:rsidR="00855547" w:rsidRPr="0007339F">
        <w:t xml:space="preserve">thermal time </w:t>
      </w:r>
      <w:r w:rsidR="002B7441" w:rsidRPr="0007339F">
        <w:t xml:space="preserve">using </w:t>
      </w:r>
      <w:r w:rsidR="000677F8" w:rsidRPr="0007339F">
        <w:t xml:space="preserve">segmented regression in </w:t>
      </w:r>
      <w:r w:rsidR="002B7441" w:rsidRPr="0007339F">
        <w:t>the open</w:t>
      </w:r>
      <w:r w:rsidR="00855547" w:rsidRPr="0007339F">
        <w:t>-source</w:t>
      </w:r>
      <w:r w:rsidR="00E617A2" w:rsidRPr="0007339F">
        <w:t xml:space="preserve"> software</w:t>
      </w:r>
      <w:r w:rsidR="00855547" w:rsidRPr="0007339F">
        <w:t xml:space="preserve"> </w:t>
      </w:r>
      <w:r w:rsidR="006863A6" w:rsidRPr="0007339F">
        <w:rPr>
          <w:i/>
        </w:rPr>
        <w:t>‘R statistical computing language and platform’</w:t>
      </w:r>
      <w:r w:rsidR="0081320F" w:rsidRPr="0007339F">
        <w:rPr>
          <w:i/>
        </w:rPr>
        <w:t xml:space="preserve"> </w:t>
      </w:r>
      <w:r w:rsidR="006863A6" w:rsidRPr="0007339F">
        <w:fldChar w:fldCharType="begin"/>
      </w:r>
      <w:r w:rsidR="007F5111">
        <w:instrText xml:space="preserve"> ADDIN PAPERS2_CITATIONS &lt;citation&gt;&lt;uuid&gt;B190352E-6ACB-48BD-AAFE-FE59EAD07698&lt;/uuid&gt;&lt;priority&gt;0&lt;/priority&gt;&lt;publications&gt;&lt;publication&gt;&lt;uuid&gt;583DE64B-7007-4391-83C0-33AC3AF31166&lt;/uuid&gt;&lt;version&gt;3.3.2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6863A6" w:rsidRPr="0007339F">
        <w:fldChar w:fldCharType="separate"/>
      </w:r>
      <w:r w:rsidR="008D0324" w:rsidRPr="0007339F">
        <w:rPr>
          <w:rFonts w:eastAsiaTheme="minorEastAsia"/>
          <w:lang w:eastAsia="ja-JP"/>
        </w:rPr>
        <w:t>(R Core Development Team 2016)</w:t>
      </w:r>
      <w:r w:rsidR="006863A6" w:rsidRPr="0007339F">
        <w:fldChar w:fldCharType="end"/>
      </w:r>
      <w:r w:rsidR="006863A6" w:rsidRPr="0007339F">
        <w:t xml:space="preserve">. </w:t>
      </w:r>
      <w:r w:rsidRPr="0007339F">
        <w:t xml:space="preserve">This method </w:t>
      </w:r>
      <w:r w:rsidR="002B7441" w:rsidRPr="0007339F">
        <w:t>has three advantages over</w:t>
      </w:r>
      <w:r w:rsidRPr="0007339F">
        <w:t xml:space="preserve"> methods currently </w:t>
      </w:r>
      <w:r w:rsidR="00E30394" w:rsidRPr="0007339F">
        <w:t>in use</w:t>
      </w:r>
      <w:r w:rsidR="002B7441" w:rsidRPr="0007339F">
        <w:t>:</w:t>
      </w:r>
      <w:r w:rsidRPr="0007339F">
        <w:t xml:space="preserve"> </w:t>
      </w:r>
      <w:r w:rsidR="00050660" w:rsidRPr="0007339F">
        <w:t>it (</w:t>
      </w:r>
      <w:r w:rsidR="002B7441" w:rsidRPr="0007339F">
        <w:t>1</w:t>
      </w:r>
      <w:r w:rsidR="00FA5A60" w:rsidRPr="0007339F">
        <w:t>)</w:t>
      </w:r>
      <w:r w:rsidR="002B7441" w:rsidRPr="0007339F">
        <w:t xml:space="preserve"> </w:t>
      </w:r>
      <w:r w:rsidR="00855547" w:rsidRPr="0007339F">
        <w:t>identifies</w:t>
      </w:r>
      <w:r w:rsidR="002B7441" w:rsidRPr="0007339F">
        <w:t xml:space="preserve"> </w:t>
      </w:r>
      <w:r w:rsidR="0007339F" w:rsidRPr="0007339F">
        <w:t xml:space="preserve">systematically </w:t>
      </w:r>
      <w:r w:rsidR="009B7DDE" w:rsidRPr="0007339F">
        <w:t xml:space="preserve">the </w:t>
      </w:r>
      <w:r w:rsidR="002B7441" w:rsidRPr="0007339F">
        <w:t>breaking point in the data</w:t>
      </w:r>
      <w:r w:rsidR="009B7DDE" w:rsidRPr="0007339F">
        <w:t xml:space="preserve"> </w:t>
      </w:r>
      <w:r w:rsidR="002B7441" w:rsidRPr="0007339F">
        <w:t>(i.e.</w:t>
      </w:r>
      <w:r w:rsidR="00FA5A60" w:rsidRPr="0007339F">
        <w:t>,</w:t>
      </w:r>
      <w:r w:rsidR="002B7441" w:rsidRPr="0007339F">
        <w:t xml:space="preserve"> the separation between </w:t>
      </w:r>
      <w:r w:rsidR="00EA7DBF" w:rsidRPr="0007339F">
        <w:t xml:space="preserve">the </w:t>
      </w:r>
      <w:r w:rsidR="002B7441" w:rsidRPr="0007339F">
        <w:t>sub</w:t>
      </w:r>
      <w:r w:rsidR="00656D8B" w:rsidRPr="0007339F">
        <w:t>-</w:t>
      </w:r>
      <w:r w:rsidR="002B7441" w:rsidRPr="0007339F">
        <w:t>optimal and supra</w:t>
      </w:r>
      <w:r w:rsidR="00656D8B" w:rsidRPr="0007339F">
        <w:t>-</w:t>
      </w:r>
      <w:r w:rsidR="002B7441" w:rsidRPr="0007339F">
        <w:t>optimal germination temperature</w:t>
      </w:r>
      <w:r w:rsidR="00EA7DBF" w:rsidRPr="0007339F">
        <w:t xml:space="preserve"> range</w:t>
      </w:r>
      <w:r w:rsidR="002B7441" w:rsidRPr="0007339F">
        <w:t xml:space="preserve">s), rather than the user estimating breaking points visually and on a case-by-case basis, which can lead to personal bias; </w:t>
      </w:r>
      <w:r w:rsidR="00050660" w:rsidRPr="0007339F">
        <w:t>(</w:t>
      </w:r>
      <w:r w:rsidR="002B7441" w:rsidRPr="0007339F">
        <w:t>2</w:t>
      </w:r>
      <w:r w:rsidR="00FA5A60" w:rsidRPr="0007339F">
        <w:t>)</w:t>
      </w:r>
      <w:r w:rsidRPr="0007339F">
        <w:t xml:space="preserve"> is computed </w:t>
      </w:r>
      <w:r w:rsidR="000B76B7" w:rsidRPr="0007339F">
        <w:t>rapidly</w:t>
      </w:r>
      <w:r w:rsidRPr="0007339F">
        <w:t xml:space="preserve">, in contrast to the </w:t>
      </w:r>
      <w:r w:rsidR="000B76B7" w:rsidRPr="0007339F">
        <w:t xml:space="preserve">time-consuming </w:t>
      </w:r>
      <w:r w:rsidR="00164893" w:rsidRPr="0007339F">
        <w:t>case-by-case</w:t>
      </w:r>
      <w:r w:rsidR="000B76B7" w:rsidRPr="0007339F">
        <w:t xml:space="preserve"> approach </w:t>
      </w:r>
      <w:r w:rsidR="00050660" w:rsidRPr="0007339F">
        <w:t>of</w:t>
      </w:r>
      <w:r w:rsidR="00F2550A" w:rsidRPr="0007339F">
        <w:t xml:space="preserve"> alternative methods</w:t>
      </w:r>
      <w:r w:rsidR="002B7441" w:rsidRPr="0007339F">
        <w:t xml:space="preserve">; and </w:t>
      </w:r>
      <w:r w:rsidR="00050660" w:rsidRPr="0007339F">
        <w:t>(</w:t>
      </w:r>
      <w:r w:rsidR="002B7441" w:rsidRPr="0007339F">
        <w:t>3</w:t>
      </w:r>
      <w:r w:rsidR="00FA5A60" w:rsidRPr="0007339F">
        <w:t>)</w:t>
      </w:r>
      <w:r w:rsidR="002B7441" w:rsidRPr="0007339F">
        <w:t xml:space="preserve"> does not require the purchase of commercial statistical software.</w:t>
      </w:r>
      <w:r w:rsidR="00F2550A" w:rsidRPr="0007339F">
        <w:t xml:space="preserve"> </w:t>
      </w:r>
      <w:r w:rsidR="00451D27" w:rsidRPr="0007339F">
        <w:t>We</w:t>
      </w:r>
      <w:r w:rsidR="009B7DDE" w:rsidRPr="0007339F">
        <w:t xml:space="preserve"> </w:t>
      </w:r>
      <w:r w:rsidR="009C01D3">
        <w:t>show</w:t>
      </w:r>
      <w:r w:rsidR="009C01D3" w:rsidRPr="0007339F">
        <w:t xml:space="preserve"> </w:t>
      </w:r>
      <w:r w:rsidR="009B7DDE" w:rsidRPr="0007339F">
        <w:t xml:space="preserve">this </w:t>
      </w:r>
      <w:r w:rsidRPr="0007339F">
        <w:t xml:space="preserve">method calculating </w:t>
      </w:r>
      <w:r w:rsidRPr="0007339F">
        <w:lastRenderedPageBreak/>
        <w:t>cardinal temperatures</w:t>
      </w:r>
      <w:r w:rsidR="00725FF3" w:rsidRPr="0007339F">
        <w:t xml:space="preserve"> </w:t>
      </w:r>
      <w:r w:rsidR="00EA7DBF" w:rsidRPr="0007339F">
        <w:t xml:space="preserve">in </w:t>
      </w:r>
      <w:r w:rsidR="00725FF3" w:rsidRPr="0007339F">
        <w:t xml:space="preserve">two </w:t>
      </w:r>
      <w:r w:rsidR="0061430D" w:rsidRPr="0007339F">
        <w:t>example</w:t>
      </w:r>
      <w:r w:rsidR="009C01D3">
        <w:t xml:space="preserve"> dataset</w:t>
      </w:r>
      <w:r w:rsidR="0061430D" w:rsidRPr="0007339F">
        <w:t>s</w:t>
      </w:r>
      <w:r w:rsidR="00FA5A60" w:rsidRPr="0007339F">
        <w:t xml:space="preserve">: </w:t>
      </w:r>
      <w:r w:rsidR="00725FF3" w:rsidRPr="0007339F">
        <w:t xml:space="preserve">one in which </w:t>
      </w:r>
      <w:r w:rsidR="00EA7DBF" w:rsidRPr="0007339F">
        <w:t xml:space="preserve">the three </w:t>
      </w:r>
      <w:r w:rsidR="00725FF3" w:rsidRPr="0007339F">
        <w:t xml:space="preserve">cardinal temperatures can be identified, and one in which experimental results did not lead to the successful identification of </w:t>
      </w:r>
      <w:r w:rsidR="00EA7DBF" w:rsidRPr="0007339F">
        <w:t xml:space="preserve">all the </w:t>
      </w:r>
      <w:r w:rsidR="00725FF3" w:rsidRPr="0007339F">
        <w:t>cardinal temperatures</w:t>
      </w:r>
      <w:r w:rsidRPr="0007339F">
        <w:t>.</w:t>
      </w:r>
      <w:r w:rsidR="004D19DF" w:rsidRPr="0007339F">
        <w:t xml:space="preserve"> We present here the format in which the data should be </w:t>
      </w:r>
      <w:r w:rsidR="00855547" w:rsidRPr="0007339F">
        <w:t>arranged</w:t>
      </w:r>
      <w:r w:rsidR="004D19DF" w:rsidRPr="0007339F">
        <w:t xml:space="preserve"> (</w:t>
      </w:r>
      <w:r w:rsidR="008D121A">
        <w:rPr>
          <w:b/>
        </w:rPr>
        <w:t>S</w:t>
      </w:r>
      <w:r w:rsidR="004D19DF" w:rsidRPr="0007339F">
        <w:rPr>
          <w:b/>
        </w:rPr>
        <w:t>1</w:t>
      </w:r>
      <w:r w:rsidR="008D121A">
        <w:rPr>
          <w:b/>
        </w:rPr>
        <w:t xml:space="preserve"> Example Data</w:t>
      </w:r>
      <w:r w:rsidR="004D19DF" w:rsidRPr="0007339F">
        <w:t>)</w:t>
      </w:r>
      <w:r w:rsidR="00FA5A60" w:rsidRPr="0007339F">
        <w:t>,</w:t>
      </w:r>
      <w:r w:rsidR="00A85DEE" w:rsidRPr="0007339F">
        <w:t xml:space="preserve"> </w:t>
      </w:r>
      <w:r w:rsidR="004D19DF" w:rsidRPr="0007339F">
        <w:t xml:space="preserve">the script to analyse the data </w:t>
      </w:r>
      <w:r w:rsidR="00EA7DBF" w:rsidRPr="0007339F">
        <w:t>(</w:t>
      </w:r>
      <w:r w:rsidR="00EA7DBF" w:rsidRPr="0007339F">
        <w:rPr>
          <w:b/>
        </w:rPr>
        <w:t>S 2</w:t>
      </w:r>
      <w:r w:rsidR="008D121A">
        <w:rPr>
          <w:b/>
        </w:rPr>
        <w:t xml:space="preserve"> R Script</w:t>
      </w:r>
      <w:r w:rsidR="00EA7DBF" w:rsidRPr="0007339F">
        <w:t>)</w:t>
      </w:r>
      <w:r w:rsidR="00E617A2" w:rsidRPr="0007339F">
        <w:t xml:space="preserve"> and basic instructions for users new to </w:t>
      </w:r>
      <w:r w:rsidR="00E617A2" w:rsidRPr="0007339F">
        <w:rPr>
          <w:i/>
        </w:rPr>
        <w:t>R</w:t>
      </w:r>
      <w:r w:rsidR="00E617A2" w:rsidRPr="0007339F">
        <w:t xml:space="preserve"> (</w:t>
      </w:r>
      <w:r w:rsidR="008D121A">
        <w:rPr>
          <w:b/>
        </w:rPr>
        <w:t>S</w:t>
      </w:r>
      <w:r w:rsidR="00E617A2" w:rsidRPr="0007339F">
        <w:rPr>
          <w:b/>
        </w:rPr>
        <w:t>3</w:t>
      </w:r>
      <w:r w:rsidR="008D121A">
        <w:rPr>
          <w:b/>
        </w:rPr>
        <w:t xml:space="preserve"> Introductory Instructions</w:t>
      </w:r>
      <w:r w:rsidR="00E617A2" w:rsidRPr="0007339F">
        <w:t>)</w:t>
      </w:r>
      <w:r w:rsidR="008C35BF">
        <w:t xml:space="preserve"> to complete the workflow of this method </w:t>
      </w:r>
      <w:r w:rsidR="008C35BF" w:rsidRPr="008C35BF">
        <w:rPr>
          <w:b/>
        </w:rPr>
        <w:t>(Table 1)</w:t>
      </w:r>
      <w:r w:rsidR="001D7B51" w:rsidRPr="008C35BF">
        <w:t>.</w:t>
      </w:r>
      <w:r w:rsidR="001D7B51" w:rsidRPr="0007339F">
        <w:t xml:space="preserve"> Our aim is to make this method accessible, </w:t>
      </w:r>
      <w:r w:rsidR="004D19DF" w:rsidRPr="0007339F">
        <w:t>completely transparent</w:t>
      </w:r>
      <w:r w:rsidR="008744B7">
        <w:t>,</w:t>
      </w:r>
      <w:r w:rsidR="004D19DF" w:rsidRPr="0007339F">
        <w:t xml:space="preserve"> and rigorously reproducible</w:t>
      </w:r>
      <w:r w:rsidR="00EA7DBF" w:rsidRPr="0007339F">
        <w:t xml:space="preserve"> by all researchers</w:t>
      </w:r>
      <w:r w:rsidR="004D19DF" w:rsidRPr="0007339F">
        <w:t xml:space="preserve"> </w:t>
      </w:r>
      <w:r w:rsidR="004D19DF" w:rsidRPr="0007339F">
        <w:fldChar w:fldCharType="begin"/>
      </w:r>
      <w:r w:rsidR="007F5111">
        <w:instrText xml:space="preserve"> ADDIN PAPERS2_CITATIONS &lt;citation&gt;&lt;uuid&gt;0BD99854-64A2-48A6-A560-F800CC5A7E55&lt;/uuid&gt;&lt;priority&gt;0&lt;/priority&gt;&lt;publications&gt;&lt;publication&gt;&lt;uuid&gt;CBF027CE-C8B5-4944-B732-1FAE4240D1E3&lt;/uuid&gt;&lt;volume&gt;27&lt;/volume&gt;&lt;doi&gt;10.1016/j.tree.2012.03.009&lt;/doi&gt;&lt;startpage&gt;310&lt;/startpage&gt;&lt;publication_date&gt;99201206011200000000222000&lt;/publication_date&gt;&lt;url&gt;http://dx.doi.org/10.1016/j.tree.2012.03.009&lt;/url&gt;&lt;citekey&gt;Rocchini:2012eo&lt;/citekey&gt;&lt;type&gt;400&lt;/type&gt;&lt;title&gt;Let the four freedoms paradigm apply to ecology&lt;/title&gt;&lt;publisher&gt;Elsevier Ltd&lt;/publisher&gt;&lt;number&gt;6&lt;/number&gt;&lt;subtype&gt;400&lt;/subtype&gt;&lt;endpage&gt;311&lt;/endpage&gt;&lt;bundle&gt;&lt;publication&gt;&lt;publisher&gt;Elsevier Ltd&lt;/publisher&gt;&lt;title&gt;Trends in Ecology &amp;amp; Evolution&lt;/title&gt;&lt;type&gt;-100&lt;/type&gt;&lt;subtype&gt;-100&lt;/subtype&gt;&lt;uuid&gt;C8738D40-B597-453E-B698-7CB4F04844C9&lt;/uuid&gt;&lt;/publication&gt;&lt;/bundle&gt;&lt;authors&gt;&lt;author&gt;&lt;firstName&gt;Duccio&lt;/firstName&gt;&lt;lastName&gt;Rocchini&lt;/lastName&gt;&lt;/author&gt;&lt;author&gt;&lt;firstName&gt;Markus&lt;/firstName&gt;&lt;lastName&gt;Neteler&lt;/lastName&gt;&lt;/author&gt;&lt;/authors&gt;&lt;/publication&gt;&lt;/publications&gt;&lt;cites&gt;&lt;/cites&gt;&lt;/citation&gt;</w:instrText>
      </w:r>
      <w:r w:rsidR="004D19DF" w:rsidRPr="0007339F">
        <w:fldChar w:fldCharType="separate"/>
      </w:r>
      <w:r w:rsidR="000A124B" w:rsidRPr="0007339F">
        <w:rPr>
          <w:rFonts w:eastAsiaTheme="minorEastAsia"/>
          <w:lang w:eastAsia="ja-JP"/>
        </w:rPr>
        <w:t>(Rocchini &amp; Neteler 2012)</w:t>
      </w:r>
      <w:r w:rsidR="004D19DF" w:rsidRPr="0007339F">
        <w:fldChar w:fldCharType="end"/>
      </w:r>
      <w:r w:rsidR="004D19DF" w:rsidRPr="0007339F">
        <w:t>.</w:t>
      </w:r>
    </w:p>
    <w:p w14:paraId="4DAC6DE3" w14:textId="3E35AEF4" w:rsidR="009E6C9B" w:rsidRPr="0007339F" w:rsidRDefault="00392EF3" w:rsidP="007C5F42">
      <w:pPr>
        <w:spacing w:line="480" w:lineRule="auto"/>
        <w:rPr>
          <w:b/>
        </w:rPr>
      </w:pPr>
      <w:r w:rsidRPr="0007339F">
        <w:rPr>
          <w:b/>
        </w:rPr>
        <w:t>Description of the method</w:t>
      </w:r>
    </w:p>
    <w:p w14:paraId="3FCF63EC" w14:textId="7D4593C5" w:rsidR="00A07C41" w:rsidRPr="0007339F" w:rsidRDefault="00A07C41" w:rsidP="007C5F42">
      <w:pPr>
        <w:spacing w:line="480" w:lineRule="auto"/>
        <w:ind w:firstLine="720"/>
        <w:rPr>
          <w:i/>
        </w:rPr>
      </w:pPr>
      <w:r w:rsidRPr="0007339F">
        <w:rPr>
          <w:i/>
        </w:rPr>
        <w:t>Data preparation</w:t>
      </w:r>
    </w:p>
    <w:p w14:paraId="63BC8433" w14:textId="0D094C30" w:rsidR="00A07C41" w:rsidRPr="0007339F" w:rsidRDefault="001E15A9">
      <w:pPr>
        <w:spacing w:line="480" w:lineRule="auto"/>
        <w:ind w:firstLine="720"/>
      </w:pPr>
      <w:r w:rsidRPr="0007339F">
        <w:t>We provide an example</w:t>
      </w:r>
      <w:r w:rsidR="006C518E" w:rsidRPr="0007339F">
        <w:t xml:space="preserve"> </w:t>
      </w:r>
      <w:r w:rsidR="006863A6" w:rsidRPr="0007339F">
        <w:t xml:space="preserve">dataset </w:t>
      </w:r>
      <w:r w:rsidRPr="0007339F">
        <w:t>(</w:t>
      </w:r>
      <w:r w:rsidRPr="0007339F">
        <w:rPr>
          <w:b/>
        </w:rPr>
        <w:t>Supplementary Information 1</w:t>
      </w:r>
      <w:r w:rsidRPr="0007339F">
        <w:t>) with germination results from a previous article</w:t>
      </w:r>
      <w:r w:rsidR="00BA5D40" w:rsidRPr="0007339F">
        <w:t xml:space="preserve"> </w:t>
      </w:r>
      <w:r w:rsidR="00BA5D40" w:rsidRPr="0007339F">
        <w:fldChar w:fldCharType="begin"/>
      </w:r>
      <w:r w:rsidR="007F5111">
        <w:instrText xml:space="preserve"> ADDIN PAPERS2_CITATIONS &lt;citation&gt;&lt;uuid&gt;399DD7AB-012B-48FE-8DA9-E7787318653F&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w:t>
      </w:r>
      <w:r w:rsidR="00BA5D40" w:rsidRPr="0007339F">
        <w:fldChar w:fldCharType="end"/>
      </w:r>
      <w:r w:rsidR="00D2055F" w:rsidRPr="0007339F">
        <w:t>.</w:t>
      </w:r>
      <w:r w:rsidR="00D2055F" w:rsidRPr="0007339F">
        <w:rPr>
          <w:color w:val="FF0000"/>
        </w:rPr>
        <w:t xml:space="preserve"> </w:t>
      </w:r>
      <w:r w:rsidR="00E81454" w:rsidRPr="0007339F">
        <w:t xml:space="preserve">Users should format their data in the same way, keeping </w:t>
      </w:r>
      <w:r w:rsidR="00E04E9E">
        <w:t xml:space="preserve">original </w:t>
      </w:r>
      <w:r w:rsidR="00E81454" w:rsidRPr="0007339F">
        <w:t>column names. The first column,</w:t>
      </w:r>
      <w:r w:rsidR="00797F03" w:rsidRPr="0007339F">
        <w:rPr>
          <w:i/>
        </w:rPr>
        <w:t xml:space="preserve"> </w:t>
      </w:r>
      <w:r w:rsidR="00E81454" w:rsidRPr="0007339F">
        <w:rPr>
          <w:i/>
        </w:rPr>
        <w:t>Grouping</w:t>
      </w:r>
      <w:r w:rsidR="00E81454" w:rsidRPr="0007339F">
        <w:t>, represents an experimental facto</w:t>
      </w:r>
      <w:r w:rsidR="00770A1F" w:rsidRPr="0007339F">
        <w:t>r other than temperature. In the</w:t>
      </w:r>
      <w:r w:rsidR="00E81454" w:rsidRPr="0007339F">
        <w:t xml:space="preserve"> example this factor is species, with two levels </w:t>
      </w:r>
      <w:r w:rsidR="00E81454" w:rsidRPr="0007339F">
        <w:rPr>
          <w:i/>
        </w:rPr>
        <w:t>species A</w:t>
      </w:r>
      <w:r w:rsidR="00E81454" w:rsidRPr="0007339F">
        <w:t xml:space="preserve"> and </w:t>
      </w:r>
      <w:r w:rsidR="00E81454" w:rsidRPr="0007339F">
        <w:rPr>
          <w:i/>
        </w:rPr>
        <w:t>species B</w:t>
      </w:r>
      <w:r w:rsidR="00E81454" w:rsidRPr="0007339F">
        <w:t xml:space="preserve">. </w:t>
      </w:r>
      <w:r w:rsidR="00E81454" w:rsidRPr="0007339F">
        <w:rPr>
          <w:i/>
        </w:rPr>
        <w:t xml:space="preserve">Grouping </w:t>
      </w:r>
      <w:r w:rsidR="00E81454" w:rsidRPr="0007339F">
        <w:t xml:space="preserve">can </w:t>
      </w:r>
      <w:r w:rsidR="00797F03" w:rsidRPr="0007339F">
        <w:t>also</w:t>
      </w:r>
      <w:r w:rsidR="006A0908" w:rsidRPr="0007339F">
        <w:t xml:space="preserve"> </w:t>
      </w:r>
      <w:r w:rsidR="00797F03" w:rsidRPr="0007339F">
        <w:t xml:space="preserve">represent </w:t>
      </w:r>
      <w:r w:rsidR="00E81454" w:rsidRPr="0007339F">
        <w:t>different individuals, populations or experimental treatments, depending on the data being analysed. When users have more than one grouping factor in their data (e.g.</w:t>
      </w:r>
      <w:r w:rsidR="001D7B51" w:rsidRPr="0007339F">
        <w:t>,</w:t>
      </w:r>
      <w:r w:rsidR="00E81454" w:rsidRPr="0007339F">
        <w:t xml:space="preserve"> </w:t>
      </w:r>
      <w:r w:rsidR="00797F03" w:rsidRPr="0007339F">
        <w:t>‘</w:t>
      </w:r>
      <w:r w:rsidR="0027334A">
        <w:t>P</w:t>
      </w:r>
      <w:r w:rsidR="00E81454" w:rsidRPr="0007339F">
        <w:t>opulation</w:t>
      </w:r>
      <w:r w:rsidR="00797F03" w:rsidRPr="0007339F">
        <w:t>’</w:t>
      </w:r>
      <w:r w:rsidR="00E81454" w:rsidRPr="0007339F">
        <w:t xml:space="preserve"> and </w:t>
      </w:r>
      <w:r w:rsidR="00797F03" w:rsidRPr="0007339F">
        <w:t>‘</w:t>
      </w:r>
      <w:r w:rsidR="0027334A">
        <w:t>S</w:t>
      </w:r>
      <w:r w:rsidR="00E81454" w:rsidRPr="0007339F">
        <w:t>tratification</w:t>
      </w:r>
      <w:r w:rsidR="00797F03" w:rsidRPr="0007339F">
        <w:t>’</w:t>
      </w:r>
      <w:r w:rsidR="00E81454" w:rsidRPr="0007339F">
        <w:t xml:space="preserve">), the two factors should be combined in one </w:t>
      </w:r>
      <w:r w:rsidR="00E81454" w:rsidRPr="0007339F">
        <w:rPr>
          <w:i/>
        </w:rPr>
        <w:t>Grouping</w:t>
      </w:r>
      <w:r w:rsidR="00E81454" w:rsidRPr="0007339F">
        <w:t xml:space="preserve"> column (e.g.</w:t>
      </w:r>
      <w:r w:rsidR="001D7B51" w:rsidRPr="0007339F">
        <w:t>,</w:t>
      </w:r>
      <w:r w:rsidR="00E81454" w:rsidRPr="0007339F">
        <w:t xml:space="preserve"> </w:t>
      </w:r>
      <w:r w:rsidR="00797F03" w:rsidRPr="0007339F">
        <w:t>‘</w:t>
      </w:r>
      <w:r w:rsidR="0027334A">
        <w:t>P</w:t>
      </w:r>
      <w:r w:rsidR="00E81454" w:rsidRPr="0007339F">
        <w:t>opulation</w:t>
      </w:r>
      <w:r w:rsidR="00050660" w:rsidRPr="0007339F">
        <w:t>.</w:t>
      </w:r>
      <w:r w:rsidR="0027334A">
        <w:t>S</w:t>
      </w:r>
      <w:r w:rsidR="00E81454" w:rsidRPr="0007339F">
        <w:t>tratification</w:t>
      </w:r>
      <w:r w:rsidR="00797F03" w:rsidRPr="0007339F">
        <w:t>’</w:t>
      </w:r>
      <w:r w:rsidR="00E81454" w:rsidRPr="0007339F">
        <w:t xml:space="preserve">). Although the example is presented with two species, the script is prepared to analyse larger numbers of factor levels. </w:t>
      </w:r>
      <w:r w:rsidR="006863A6" w:rsidRPr="0007339F">
        <w:t xml:space="preserve">The second column, </w:t>
      </w:r>
      <w:r w:rsidR="006863A6" w:rsidRPr="0007339F">
        <w:rPr>
          <w:i/>
        </w:rPr>
        <w:t>Treatment</w:t>
      </w:r>
      <w:r w:rsidR="00E81454" w:rsidRPr="0007339F">
        <w:t xml:space="preserve">, </w:t>
      </w:r>
      <w:r w:rsidR="00797F03" w:rsidRPr="0007339F">
        <w:t xml:space="preserve">records </w:t>
      </w:r>
      <w:r w:rsidR="00E617A2" w:rsidRPr="0007339F">
        <w:t>the range</w:t>
      </w:r>
      <w:r w:rsidR="006863A6" w:rsidRPr="0007339F">
        <w:t xml:space="preserve"> of temperatures each species was tested by. The third column</w:t>
      </w:r>
      <w:r w:rsidR="00E81454" w:rsidRPr="0007339F">
        <w:t>,</w:t>
      </w:r>
      <w:r w:rsidR="006863A6" w:rsidRPr="0007339F">
        <w:t xml:space="preserve"> </w:t>
      </w:r>
      <w:r w:rsidR="006863A6" w:rsidRPr="0007339F">
        <w:rPr>
          <w:i/>
        </w:rPr>
        <w:t>Dish</w:t>
      </w:r>
      <w:r w:rsidR="00797F03" w:rsidRPr="0007339F">
        <w:t>,</w:t>
      </w:r>
      <w:r w:rsidR="00E81454" w:rsidRPr="0007339F">
        <w:t xml:space="preserve"> </w:t>
      </w:r>
      <w:r w:rsidR="006863A6" w:rsidRPr="0007339F">
        <w:t xml:space="preserve">indicates the </w:t>
      </w:r>
      <w:r w:rsidR="001D7B51" w:rsidRPr="0007339F">
        <w:t>P</w:t>
      </w:r>
      <w:r w:rsidR="0081320F" w:rsidRPr="0007339F">
        <w:t xml:space="preserve">etri dish </w:t>
      </w:r>
      <w:r w:rsidR="001D7B51" w:rsidRPr="0007339F">
        <w:t xml:space="preserve">(or other container) </w:t>
      </w:r>
      <w:r w:rsidR="0081320F" w:rsidRPr="0007339F">
        <w:t>number</w:t>
      </w:r>
      <w:r w:rsidR="001D7B51" w:rsidRPr="0007339F">
        <w:t xml:space="preserve">. </w:t>
      </w:r>
      <w:r w:rsidR="00E81454" w:rsidRPr="0007339F">
        <w:t xml:space="preserve">In this example, there is only one </w:t>
      </w:r>
      <w:r w:rsidR="00E81454" w:rsidRPr="0007339F">
        <w:rPr>
          <w:i/>
        </w:rPr>
        <w:t>Dish</w:t>
      </w:r>
      <w:r w:rsidR="00E81454" w:rsidRPr="0007339F">
        <w:t xml:space="preserve"> for each </w:t>
      </w:r>
      <w:r w:rsidR="00E81454" w:rsidRPr="0007339F">
        <w:rPr>
          <w:i/>
        </w:rPr>
        <w:t>Treatment</w:t>
      </w:r>
      <w:r w:rsidR="00E81454" w:rsidRPr="0007339F">
        <w:t xml:space="preserve">. In other cases, where an experiment may have several </w:t>
      </w:r>
      <w:r w:rsidR="00E81454" w:rsidRPr="0007339F">
        <w:rPr>
          <w:i/>
        </w:rPr>
        <w:t>Dishes</w:t>
      </w:r>
      <w:r w:rsidR="00E81454" w:rsidRPr="0007339F">
        <w:t xml:space="preserve"> </w:t>
      </w:r>
      <w:r w:rsidR="00797F03" w:rsidRPr="0007339F">
        <w:t>per</w:t>
      </w:r>
      <w:r w:rsidR="00E81454" w:rsidRPr="0007339F">
        <w:t xml:space="preserve"> treatment, the script </w:t>
      </w:r>
      <w:r w:rsidR="001710B0" w:rsidRPr="0007339F">
        <w:t>will</w:t>
      </w:r>
      <w:r w:rsidR="00E81454" w:rsidRPr="0007339F">
        <w:t xml:space="preserve"> work in the same way. The fourth column</w:t>
      </w:r>
      <w:r w:rsidR="006863A6" w:rsidRPr="0007339F">
        <w:t xml:space="preserve">, </w:t>
      </w:r>
      <w:r w:rsidR="006863A6" w:rsidRPr="0007339F">
        <w:rPr>
          <w:i/>
        </w:rPr>
        <w:t>Time</w:t>
      </w:r>
      <w:r w:rsidR="00E81454" w:rsidRPr="0007339F">
        <w:t xml:space="preserve">, </w:t>
      </w:r>
      <w:r w:rsidR="006863A6" w:rsidRPr="0007339F">
        <w:t xml:space="preserve">is </w:t>
      </w:r>
      <w:r w:rsidR="00E81454" w:rsidRPr="0007339F">
        <w:t xml:space="preserve">the </w:t>
      </w:r>
      <w:r w:rsidR="006863A6" w:rsidRPr="0007339F">
        <w:t>time in which</w:t>
      </w:r>
      <w:r w:rsidR="0081320F" w:rsidRPr="0007339F">
        <w:t xml:space="preserve"> each data point was recorded</w:t>
      </w:r>
      <w:r w:rsidR="00FD4C98" w:rsidRPr="0007339F">
        <w:t xml:space="preserve"> (in days in this</w:t>
      </w:r>
      <w:r w:rsidR="00E81454" w:rsidRPr="0007339F">
        <w:t xml:space="preserve"> example, but </w:t>
      </w:r>
      <w:r w:rsidR="001D7B51" w:rsidRPr="0007339F">
        <w:t xml:space="preserve">it could be hours or </w:t>
      </w:r>
      <w:r w:rsidR="00E81454" w:rsidRPr="0007339F">
        <w:t xml:space="preserve">any other </w:t>
      </w:r>
      <w:r w:rsidR="00E81454" w:rsidRPr="0007339F">
        <w:lastRenderedPageBreak/>
        <w:t>unit</w:t>
      </w:r>
      <w:r w:rsidR="001D7B51" w:rsidRPr="0007339F">
        <w:t xml:space="preserve"> of time</w:t>
      </w:r>
      <w:r w:rsidR="00E81454" w:rsidRPr="0007339F">
        <w:t>)</w:t>
      </w:r>
      <w:r w:rsidR="0081320F" w:rsidRPr="0007339F">
        <w:t xml:space="preserve">. </w:t>
      </w:r>
      <w:r w:rsidR="00E81454" w:rsidRPr="0007339F">
        <w:t xml:space="preserve">The fifth column, </w:t>
      </w:r>
      <w:r w:rsidR="006863A6" w:rsidRPr="0007339F">
        <w:rPr>
          <w:i/>
        </w:rPr>
        <w:t>G</w:t>
      </w:r>
      <w:r w:rsidR="00E81454" w:rsidRPr="0007339F">
        <w:t xml:space="preserve">, </w:t>
      </w:r>
      <w:r w:rsidR="006863A6" w:rsidRPr="0007339F">
        <w:t xml:space="preserve">indicates </w:t>
      </w:r>
      <w:r w:rsidR="00E81454" w:rsidRPr="0007339F">
        <w:t xml:space="preserve">the </w:t>
      </w:r>
      <w:r w:rsidR="006863A6" w:rsidRPr="0007339F">
        <w:t>cumulative germination count</w:t>
      </w:r>
      <w:r w:rsidR="00E81454" w:rsidRPr="0007339F">
        <w:t xml:space="preserve"> at that scoring date. The sixth column,</w:t>
      </w:r>
      <w:r w:rsidR="006863A6" w:rsidRPr="0007339F">
        <w:t xml:space="preserve"> </w:t>
      </w:r>
      <w:r w:rsidR="006863A6" w:rsidRPr="0007339F">
        <w:rPr>
          <w:i/>
        </w:rPr>
        <w:t>PG</w:t>
      </w:r>
      <w:r w:rsidR="00E81454" w:rsidRPr="0007339F">
        <w:t xml:space="preserve">, </w:t>
      </w:r>
      <w:r w:rsidR="006863A6" w:rsidRPr="0007339F">
        <w:t xml:space="preserve">indicates the </w:t>
      </w:r>
      <w:r w:rsidR="006A39A8" w:rsidRPr="0007339F">
        <w:t xml:space="preserve">total </w:t>
      </w:r>
      <w:r w:rsidR="006863A6" w:rsidRPr="0007339F">
        <w:t>sample size of each</w:t>
      </w:r>
      <w:r w:rsidR="001D7B51" w:rsidRPr="0007339F">
        <w:t xml:space="preserve"> P</w:t>
      </w:r>
      <w:r w:rsidR="0061430D" w:rsidRPr="0007339F">
        <w:t xml:space="preserve">etri </w:t>
      </w:r>
      <w:r w:rsidR="006863A6" w:rsidRPr="0007339F">
        <w:t>dish, which in this case is 25 seeds</w:t>
      </w:r>
      <w:r w:rsidR="006A39A8" w:rsidRPr="0007339F">
        <w:t xml:space="preserve">. </w:t>
      </w:r>
      <w:r w:rsidR="005E3FF3" w:rsidRPr="0007339F">
        <w:t>If a proportion of seed</w:t>
      </w:r>
      <w:r w:rsidR="001710B0" w:rsidRPr="0007339F">
        <w:t>s</w:t>
      </w:r>
      <w:r w:rsidR="005E3FF3" w:rsidRPr="0007339F">
        <w:t xml:space="preserve"> do not germinate by the </w:t>
      </w:r>
      <w:r w:rsidR="00797F03" w:rsidRPr="0007339F">
        <w:t xml:space="preserve">end </w:t>
      </w:r>
      <w:r w:rsidR="005E3FF3" w:rsidRPr="0007339F">
        <w:t xml:space="preserve">of </w:t>
      </w:r>
      <w:r w:rsidR="0027334A">
        <w:t>a</w:t>
      </w:r>
      <w:r w:rsidR="005E3FF3" w:rsidRPr="0007339F">
        <w:t xml:space="preserve"> test</w:t>
      </w:r>
      <w:r w:rsidR="00797F03" w:rsidRPr="0007339F">
        <w:t>,</w:t>
      </w:r>
      <w:r w:rsidR="005E3FF3" w:rsidRPr="0007339F">
        <w:t xml:space="preserve"> th</w:t>
      </w:r>
      <w:r w:rsidR="00797F03" w:rsidRPr="0007339F">
        <w:t>ey</w:t>
      </w:r>
      <w:r w:rsidR="005E3FF3" w:rsidRPr="0007339F">
        <w:t xml:space="preserve"> may be empty, dead, or simply dormant</w:t>
      </w:r>
      <w:r w:rsidR="00797F03" w:rsidRPr="0007339F">
        <w:t>.</w:t>
      </w:r>
      <w:r w:rsidR="005E3FF3" w:rsidRPr="0007339F">
        <w:t xml:space="preserve"> </w:t>
      </w:r>
      <w:r w:rsidR="00797F03" w:rsidRPr="0007339F">
        <w:t>These categories should be</w:t>
      </w:r>
      <w:r w:rsidR="005E3FF3" w:rsidRPr="0007339F">
        <w:t xml:space="preserve"> distinguished through cutting</w:t>
      </w:r>
      <w:r w:rsidR="00797F03" w:rsidRPr="0007339F">
        <w:t xml:space="preserve"> or </w:t>
      </w:r>
      <w:r w:rsidR="000B76B7" w:rsidRPr="0007339F">
        <w:t>an</w:t>
      </w:r>
      <w:r w:rsidR="00797F03" w:rsidRPr="0007339F">
        <w:t>other test</w:t>
      </w:r>
      <w:r w:rsidR="005E3FF3" w:rsidRPr="0007339F">
        <w:t xml:space="preserve">. The </w:t>
      </w:r>
      <w:r w:rsidR="00797F03" w:rsidRPr="0007339F">
        <w:t>number in PG</w:t>
      </w:r>
      <w:r w:rsidR="005E3FF3" w:rsidRPr="0007339F">
        <w:t xml:space="preserve"> should always be the number of germinable seeds in the dish </w:t>
      </w:r>
      <w:r w:rsidR="00797F03" w:rsidRPr="0007339F">
        <w:t>including dormant but not</w:t>
      </w:r>
      <w:r w:rsidR="005E3FF3" w:rsidRPr="0007339F">
        <w:t xml:space="preserve"> empty or dead seeds.</w:t>
      </w:r>
    </w:p>
    <w:p w14:paraId="08ACA9AB" w14:textId="66E0E514" w:rsidR="00A07C41" w:rsidRPr="0007339F" w:rsidRDefault="00A07C41" w:rsidP="007C5F42">
      <w:pPr>
        <w:spacing w:line="480" w:lineRule="auto"/>
        <w:ind w:firstLine="720"/>
        <w:rPr>
          <w:i/>
        </w:rPr>
      </w:pPr>
      <w:r w:rsidRPr="0007339F">
        <w:rPr>
          <w:i/>
        </w:rPr>
        <w:t>R and R packages needed</w:t>
      </w:r>
    </w:p>
    <w:p w14:paraId="61D473EB" w14:textId="145E9E79" w:rsidR="006C518E" w:rsidRPr="0007339F" w:rsidRDefault="002F157E">
      <w:pPr>
        <w:spacing w:line="480" w:lineRule="auto"/>
        <w:ind w:firstLine="720"/>
      </w:pPr>
      <w:r w:rsidRPr="0007339F">
        <w:t xml:space="preserve">All </w:t>
      </w:r>
      <w:r w:rsidR="006C518E" w:rsidRPr="0007339F">
        <w:t xml:space="preserve">analyses </w:t>
      </w:r>
      <w:r w:rsidR="004E5DC5" w:rsidRPr="0007339F">
        <w:t>are</w:t>
      </w:r>
      <w:r w:rsidRPr="0007339F">
        <w:t xml:space="preserve"> performed in R</w:t>
      </w:r>
      <w:r w:rsidRPr="0007339F">
        <w:rPr>
          <w:i/>
        </w:rPr>
        <w:t xml:space="preserve"> </w:t>
      </w:r>
      <w:r w:rsidR="008A7018" w:rsidRPr="0007339F">
        <w:fldChar w:fldCharType="begin"/>
      </w:r>
      <w:r w:rsidR="007F5111">
        <w:instrText xml:space="preserve"> ADDIN PAPERS2_CITATIONS &lt;citation&gt;&lt;uuid&gt;84CFB45C-9391-4196-946F-E361AC1998EB&lt;/uuid&gt;&lt;priority&gt;0&lt;/priority&gt;&lt;publications&gt;&lt;publication&gt;&lt;uuid&gt;583DE64B-7007-4391-83C0-33AC3AF31166&lt;/uuid&gt;&lt;version&gt;3.3.2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8A7018" w:rsidRPr="0007339F">
        <w:fldChar w:fldCharType="separate"/>
      </w:r>
      <w:r w:rsidR="008D0324" w:rsidRPr="0007339F">
        <w:rPr>
          <w:rFonts w:eastAsiaTheme="minorEastAsia"/>
          <w:lang w:eastAsia="ja-JP"/>
        </w:rPr>
        <w:t>(R Core Development Team 2016)</w:t>
      </w:r>
      <w:r w:rsidR="008A7018" w:rsidRPr="0007339F">
        <w:fldChar w:fldCharType="end"/>
      </w:r>
      <w:r w:rsidR="009A7F59" w:rsidRPr="0007339F">
        <w:t>.</w:t>
      </w:r>
      <w:r w:rsidR="00D9422D" w:rsidRPr="0007339F">
        <w:t xml:space="preserve"> </w:t>
      </w:r>
      <w:r w:rsidR="006A0908" w:rsidRPr="0007339F">
        <w:t>The script (</w:t>
      </w:r>
      <w:r w:rsidR="006A0908" w:rsidRPr="0007339F">
        <w:rPr>
          <w:b/>
        </w:rPr>
        <w:t>Supplementary Information 2</w:t>
      </w:r>
      <w:r w:rsidR="006A0908" w:rsidRPr="0007339F">
        <w:t>) presents the method and, when used with the example dataset (</w:t>
      </w:r>
      <w:r w:rsidR="006A0908" w:rsidRPr="0007339F">
        <w:rPr>
          <w:b/>
        </w:rPr>
        <w:t>Supplementary Information 1</w:t>
      </w:r>
      <w:r w:rsidR="006A0908" w:rsidRPr="0007339F">
        <w:t xml:space="preserve">), produces four tables and four figures that we will describe below. </w:t>
      </w:r>
      <w:r w:rsidR="004E5DC5" w:rsidRPr="0007339F">
        <w:t xml:space="preserve">For users </w:t>
      </w:r>
      <w:r w:rsidR="0027334A">
        <w:t xml:space="preserve">who are </w:t>
      </w:r>
      <w:r w:rsidR="004E5DC5" w:rsidRPr="0007339F">
        <w:t xml:space="preserve">new to </w:t>
      </w:r>
      <w:r w:rsidR="004E5DC5" w:rsidRPr="0027334A">
        <w:t>R</w:t>
      </w:r>
      <w:r w:rsidR="004E5DC5" w:rsidRPr="0007339F">
        <w:t xml:space="preserve">, we have prepared the essential information to get started in </w:t>
      </w:r>
      <w:r w:rsidR="004E5DC5" w:rsidRPr="0007339F">
        <w:rPr>
          <w:b/>
        </w:rPr>
        <w:t>Supplementary Information 3</w:t>
      </w:r>
      <w:r w:rsidR="004E5DC5" w:rsidRPr="0007339F">
        <w:rPr>
          <w:i/>
        </w:rPr>
        <w:t>.</w:t>
      </w:r>
      <w:r w:rsidR="00A81026" w:rsidRPr="0007339F">
        <w:t xml:space="preserve"> </w:t>
      </w:r>
      <w:r w:rsidR="004E5DC5" w:rsidRPr="0007339F">
        <w:t xml:space="preserve">Before </w:t>
      </w:r>
      <w:r w:rsidR="0027334A">
        <w:t>performing</w:t>
      </w:r>
      <w:r w:rsidR="004E5DC5" w:rsidRPr="0007339F">
        <w:t xml:space="preserve"> the analyses, six specialist </w:t>
      </w:r>
      <w:r w:rsidR="009A7F59" w:rsidRPr="0007339F">
        <w:t xml:space="preserve">R </w:t>
      </w:r>
      <w:r w:rsidR="004E5DC5" w:rsidRPr="0007339F">
        <w:t>packages must be installed</w:t>
      </w:r>
      <w:r w:rsidR="009A7F59" w:rsidRPr="0007339F">
        <w:t>:</w:t>
      </w:r>
      <w:r w:rsidR="009F6FE0" w:rsidRPr="0007339F">
        <w:t xml:space="preserve"> </w:t>
      </w:r>
      <w:r w:rsidR="009A7F59" w:rsidRPr="0007339F">
        <w:t>‘</w:t>
      </w:r>
      <w:r w:rsidR="006A39A8" w:rsidRPr="0007339F">
        <w:t>plyr</w:t>
      </w:r>
      <w:r w:rsidR="009A7F59" w:rsidRPr="0007339F">
        <w:t>’</w:t>
      </w:r>
      <w:r w:rsidR="006A39A8" w:rsidRPr="0007339F">
        <w:rPr>
          <w:i/>
        </w:rPr>
        <w:t xml:space="preserve"> </w:t>
      </w:r>
      <w:r w:rsidR="006A39A8" w:rsidRPr="0007339F">
        <w:t>and</w:t>
      </w:r>
      <w:r w:rsidR="006A39A8" w:rsidRPr="0007339F">
        <w:rPr>
          <w:i/>
        </w:rPr>
        <w:t xml:space="preserve"> </w:t>
      </w:r>
      <w:r w:rsidR="009A7F59" w:rsidRPr="0007339F">
        <w:rPr>
          <w:i/>
        </w:rPr>
        <w:t>‘</w:t>
      </w:r>
      <w:r w:rsidR="006A39A8" w:rsidRPr="0007339F">
        <w:t>dplyr</w:t>
      </w:r>
      <w:r w:rsidR="009A7F59" w:rsidRPr="0007339F">
        <w:t>’</w:t>
      </w:r>
      <w:r w:rsidR="006A39A8" w:rsidRPr="0007339F">
        <w:t xml:space="preserve"> </w:t>
      </w:r>
      <w:r w:rsidR="006A39A8" w:rsidRPr="0007339F">
        <w:fldChar w:fldCharType="begin"/>
      </w:r>
      <w:r w:rsidR="007F5111">
        <w:instrText xml:space="preserve"> ADDIN PAPERS2_CITATIONS &lt;citation&gt;&lt;uuid&gt;BBC4122E-BABD-4627-B480-994758D3A698&lt;/uuid&gt;&lt;priority&gt;0&lt;/priority&gt;&lt;publications&gt;&lt;publication&gt;&lt;publication_date&gt;99201600001200000000200000&lt;/publication_date&gt;&lt;title&gt;dplyr: A grammar of data manipulation&lt;/title&gt;&lt;uuid&gt;B7D1BC56-FF79-4492-8A0D-9B7F6AB9A5D5&lt;/uuid&gt;&lt;subtype&gt;341&lt;/subtype&gt;&lt;publisher&gt;Comprehensive R Archive Network (CRAN)&lt;/publisher&gt;&lt;version&gt;0.5.0&lt;/version&gt;&lt;type&gt;300&lt;/type&gt;&lt;url&gt;http://CRAN.R-project.org/package=dplyr&lt;/url&gt;&lt;authors&gt;&lt;author&gt;&lt;firstName&gt;Hadley&lt;/firstName&gt;&lt;lastName&gt;Wickham&lt;/lastName&gt;&lt;/author&gt;&lt;author&gt;&lt;firstName&gt;Romain&lt;/firstName&gt;&lt;lastName&gt;Francois&lt;/lastName&gt;&lt;/author&gt;&lt;author&gt;&lt;lastName&gt;Francois&lt;/lastName&gt;&lt;/author&gt;&lt;/authors&gt;&lt;/publication&gt;&lt;/publications&gt;&lt;cites&gt;&lt;/cites&gt;&lt;/citation&gt;</w:instrText>
      </w:r>
      <w:r w:rsidR="006A39A8" w:rsidRPr="0007339F">
        <w:fldChar w:fldCharType="separate"/>
      </w:r>
      <w:r w:rsidR="000A124B" w:rsidRPr="0007339F">
        <w:rPr>
          <w:rFonts w:eastAsiaTheme="minorEastAsia"/>
          <w:lang w:eastAsia="ja-JP"/>
        </w:rPr>
        <w:t xml:space="preserve">(Wickham </w:t>
      </w:r>
      <w:r w:rsidR="000A124B" w:rsidRPr="0007339F">
        <w:rPr>
          <w:rFonts w:eastAsiaTheme="minorEastAsia"/>
          <w:i/>
          <w:iCs/>
          <w:lang w:eastAsia="ja-JP"/>
        </w:rPr>
        <w:t>et al.</w:t>
      </w:r>
      <w:r w:rsidR="000A124B" w:rsidRPr="0007339F">
        <w:rPr>
          <w:rFonts w:eastAsiaTheme="minorEastAsia"/>
          <w:lang w:eastAsia="ja-JP"/>
        </w:rPr>
        <w:t xml:space="preserve"> 2016)</w:t>
      </w:r>
      <w:r w:rsidR="006A39A8" w:rsidRPr="0007339F">
        <w:fldChar w:fldCharType="end"/>
      </w:r>
      <w:r w:rsidR="006A39A8" w:rsidRPr="0007339F">
        <w:t xml:space="preserve"> </w:t>
      </w:r>
      <w:r w:rsidR="004E5DC5" w:rsidRPr="0007339F">
        <w:t xml:space="preserve">are used </w:t>
      </w:r>
      <w:r w:rsidR="006A39A8" w:rsidRPr="0007339F">
        <w:t xml:space="preserve">for </w:t>
      </w:r>
      <w:r w:rsidR="004E5DC5" w:rsidRPr="0007339F">
        <w:t>data manipulation</w:t>
      </w:r>
      <w:r w:rsidR="009A7F59" w:rsidRPr="0007339F">
        <w:t>;</w:t>
      </w:r>
      <w:r w:rsidR="009A7F59" w:rsidRPr="0007339F">
        <w:rPr>
          <w:i/>
        </w:rPr>
        <w:t xml:space="preserve"> </w:t>
      </w:r>
      <w:r w:rsidR="009A7F59" w:rsidRPr="0007339F">
        <w:t>‘</w:t>
      </w:r>
      <w:r w:rsidR="006A39A8" w:rsidRPr="0007339F">
        <w:t>binom</w:t>
      </w:r>
      <w:r w:rsidR="009A7F59" w:rsidRPr="0007339F">
        <w:t>’</w:t>
      </w:r>
      <w:r w:rsidR="000A124B" w:rsidRPr="0007339F">
        <w:t xml:space="preserve"> </w:t>
      </w:r>
      <w:r w:rsidR="006A39A8" w:rsidRPr="0007339F">
        <w:fldChar w:fldCharType="begin"/>
      </w:r>
      <w:r w:rsidR="007F5111">
        <w:instrText xml:space="preserve"> ADDIN PAPERS2_CITATIONS &lt;citation&gt;&lt;uuid&gt;B315925F-00A9-4DA6-8177-0323E24F8D39&lt;/uuid&gt;&lt;priority&gt;0&lt;/priority&gt;&lt;publications&gt;&lt;publication&gt;&lt;title&gt;binom: Binomial Confidence Intervals For Several Parameterizations&lt;/title&gt;&lt;uuid&gt;919BEE62-5224-44E8-81D2-BC546D36BD4B&lt;/uuid&gt;&lt;subtype&gt;341&lt;/subtype&gt;&lt;publisher&gt;Comprehensive R Archive Network (CRAN)&lt;/publisher&gt;&lt;version&gt;1.1-1&lt;/version&gt;&lt;type&gt;300&lt;/type&gt;&lt;url&gt;http://CRAN.R-project.org/package=binom&lt;/url&gt;&lt;authors&gt;&lt;author&gt;&lt;firstName&gt;Sundar&lt;/firstName&gt;&lt;lastName&gt;Dorai-Raj&lt;/lastName&gt;&lt;/author&gt;&lt;/authors&gt;&lt;/publication&gt;&lt;/publications&gt;&lt;cites&gt;&lt;/cites&gt;&lt;/citation&gt;</w:instrText>
      </w:r>
      <w:r w:rsidR="006A39A8" w:rsidRPr="0007339F">
        <w:fldChar w:fldCharType="separate"/>
      </w:r>
      <w:r w:rsidR="000A124B" w:rsidRPr="0007339F">
        <w:rPr>
          <w:rFonts w:eastAsiaTheme="minorEastAsia"/>
          <w:lang w:eastAsia="ja-JP"/>
        </w:rPr>
        <w:t>(Dorai-Raj</w:t>
      </w:r>
      <w:r w:rsidR="00E474BF">
        <w:rPr>
          <w:rFonts w:eastAsiaTheme="minorEastAsia"/>
          <w:lang w:eastAsia="ja-JP"/>
        </w:rPr>
        <w:t>, 2014</w:t>
      </w:r>
      <w:r w:rsidR="000A124B" w:rsidRPr="0007339F">
        <w:rPr>
          <w:rFonts w:eastAsiaTheme="minorEastAsia"/>
          <w:lang w:eastAsia="ja-JP"/>
        </w:rPr>
        <w:t>)</w:t>
      </w:r>
      <w:r w:rsidR="006A39A8" w:rsidRPr="0007339F">
        <w:fldChar w:fldCharType="end"/>
      </w:r>
      <w:r w:rsidR="006A39A8" w:rsidRPr="0007339F">
        <w:t xml:space="preserve"> </w:t>
      </w:r>
      <w:r w:rsidR="004E5DC5" w:rsidRPr="0007339F">
        <w:t xml:space="preserve">is </w:t>
      </w:r>
      <w:r w:rsidR="006A39A8" w:rsidRPr="0007339F">
        <w:t xml:space="preserve">used to </w:t>
      </w:r>
      <w:r w:rsidR="009A7F59" w:rsidRPr="0007339F">
        <w:t>calculate binomial confidence intervals on the germination proportions;</w:t>
      </w:r>
      <w:r w:rsidR="006A39A8" w:rsidRPr="0007339F">
        <w:t xml:space="preserve"> </w:t>
      </w:r>
      <w:r w:rsidR="009A7F59" w:rsidRPr="0007339F">
        <w:t>‘</w:t>
      </w:r>
      <w:r w:rsidR="006A39A8" w:rsidRPr="0007339F">
        <w:t>drc</w:t>
      </w:r>
      <w:r w:rsidR="009A7F59" w:rsidRPr="0007339F">
        <w:t>’</w:t>
      </w:r>
      <w:r w:rsidR="006A39A8" w:rsidRPr="0007339F">
        <w:t xml:space="preserve"> </w:t>
      </w:r>
      <w:r w:rsidR="00A42462" w:rsidRPr="0007339F">
        <w:fldChar w:fldCharType="begin"/>
      </w:r>
      <w:r w:rsidR="007F5111">
        <w:instrText xml:space="preserve"> ADDIN PAPERS2_CITATIONS &lt;citation&gt;&lt;uuid&gt;BF9F6D82-C893-4CD3-B370-7B374F0CE119&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6A39A8" w:rsidRPr="0007339F">
        <w:t xml:space="preserve"> </w:t>
      </w:r>
      <w:r w:rsidR="004E5DC5" w:rsidRPr="0007339F">
        <w:t xml:space="preserve">is </w:t>
      </w:r>
      <w:r w:rsidR="006A39A8" w:rsidRPr="0007339F">
        <w:t>used to fit dose-response model</w:t>
      </w:r>
      <w:r w:rsidR="009A7F59" w:rsidRPr="0007339F">
        <w:t>s</w:t>
      </w:r>
      <w:r w:rsidR="006A39A8" w:rsidRPr="0007339F">
        <w:t xml:space="preserve"> to cumulative germination data</w:t>
      </w:r>
      <w:r w:rsidR="004E5DC5" w:rsidRPr="0007339F">
        <w:t>, in order to calculate the germination times and rates</w:t>
      </w:r>
      <w:r w:rsidR="009A7F59" w:rsidRPr="0007339F">
        <w:t>;</w:t>
      </w:r>
      <w:r w:rsidR="006A39A8" w:rsidRPr="0007339F">
        <w:t xml:space="preserve"> </w:t>
      </w:r>
      <w:r w:rsidR="009A7F59" w:rsidRPr="0007339F">
        <w:t>‘</w:t>
      </w:r>
      <w:r w:rsidR="006A39A8" w:rsidRPr="0007339F">
        <w:t>segmented</w:t>
      </w:r>
      <w:r w:rsidR="009A7F59" w:rsidRPr="0007339F">
        <w:t>’</w:t>
      </w:r>
      <w:r w:rsidR="006A39A8" w:rsidRPr="0007339F">
        <w:t xml:space="preserve"> </w:t>
      </w:r>
      <w:r w:rsidR="006A39A8" w:rsidRPr="0007339F">
        <w:fldChar w:fldCharType="begin"/>
      </w:r>
      <w:r w:rsidR="007F5111">
        <w:instrText xml:space="preserve"> ADDIN PAPERS2_CITATIONS &lt;citation&gt;&lt;uuid&gt;8782048B-ED36-42D2-BE77-17FB1A46C59B&lt;/uuid&gt;&lt;priority&gt;0&lt;/priority&gt;&lt;publications&gt;&lt;publication&gt;&lt;volume&gt;8&lt;/volume&gt;&lt;publication_date&gt;99200800001200000000200000&lt;/publication_date&gt;&lt;number&gt;1&lt;/number&gt;&lt;startpage&gt;20&lt;/startpage&gt;&lt;title&gt;Segmented: An R Package to fit regression models with broken-line relationships&lt;/title&gt;&lt;uuid&gt;D84FD37F-61D6-482D-ADDA-765E3096C6EE&lt;/uuid&gt;&lt;subtype&gt;400&lt;/subtype&gt;&lt;endpage&gt;25&lt;/endpage&gt;&lt;type&gt;400&lt;/type&gt;&lt;url&gt;http://cran.r-project.org/doc/Rnews/&lt;/url&gt;&lt;bundle&gt;&lt;publication&gt;&lt;title&gt;R News&lt;/title&gt;&lt;type&gt;-100&lt;/type&gt;&lt;subtype&gt;-100&lt;/subtype&gt;&lt;uuid&gt;444D5C5E-0067-43DC-B16D-816658A230E5&lt;/uuid&gt;&lt;/publication&gt;&lt;/bundle&gt;&lt;authors&gt;&lt;author&gt;&lt;firstName&gt;M&lt;/firstName&gt;&lt;middleNames&gt;R&lt;/middleNames&gt;&lt;lastName&gt;Vito&lt;/lastName&gt;&lt;/author&gt;&lt;/authors&gt;&lt;/publication&gt;&lt;/publications&gt;&lt;cites&gt;&lt;/cites&gt;&lt;/citation&gt;</w:instrText>
      </w:r>
      <w:r w:rsidR="006A39A8" w:rsidRPr="0007339F">
        <w:fldChar w:fldCharType="separate"/>
      </w:r>
      <w:r w:rsidR="008D0324" w:rsidRPr="0007339F">
        <w:rPr>
          <w:rFonts w:eastAsiaTheme="minorEastAsia"/>
          <w:lang w:eastAsia="ja-JP"/>
        </w:rPr>
        <w:t>(Vito 2008)</w:t>
      </w:r>
      <w:r w:rsidR="006A39A8" w:rsidRPr="0007339F">
        <w:fldChar w:fldCharType="end"/>
      </w:r>
      <w:r w:rsidR="006A39A8" w:rsidRPr="0007339F">
        <w:t xml:space="preserve"> </w:t>
      </w:r>
      <w:r w:rsidR="004E5DC5" w:rsidRPr="0007339F">
        <w:t xml:space="preserve">is </w:t>
      </w:r>
      <w:r w:rsidR="006A39A8" w:rsidRPr="0007339F">
        <w:t xml:space="preserve">used to fit a segmented regression and compute the </w:t>
      </w:r>
      <w:r w:rsidR="004E5DC5" w:rsidRPr="0007339F">
        <w:t>cardinal temperatures and thermal times</w:t>
      </w:r>
      <w:r w:rsidR="009A7F59" w:rsidRPr="0007339F">
        <w:t>; and</w:t>
      </w:r>
      <w:r w:rsidR="004E5DC5" w:rsidRPr="0007339F">
        <w:t xml:space="preserve"> </w:t>
      </w:r>
      <w:r w:rsidR="009A7F59" w:rsidRPr="0007339F">
        <w:t>‘</w:t>
      </w:r>
      <w:r w:rsidR="004E5DC5" w:rsidRPr="0007339F">
        <w:t>ggplot2</w:t>
      </w:r>
      <w:r w:rsidR="009A7F59" w:rsidRPr="0007339F">
        <w:t>’</w:t>
      </w:r>
      <w:r w:rsidR="004E5DC5" w:rsidRPr="0007339F">
        <w:t xml:space="preserve"> is used to create figures </w:t>
      </w:r>
      <w:r w:rsidR="004E5DC5" w:rsidRPr="0007339F">
        <w:fldChar w:fldCharType="begin"/>
      </w:r>
      <w:r w:rsidR="007F5111">
        <w:instrText xml:space="preserve"> ADDIN PAPERS2_CITATIONS &lt;citation&gt;&lt;uuid&gt;3CF68D61-3861-47B2-91C1-E2A7ADBD72BD&lt;/uuid&gt;&lt;priority&gt;0&lt;/priority&gt;&lt;publications&gt;&lt;publication&gt;&lt;title&gt;ggplot2: Elegant Graphics for Data Analysis&lt;/title&gt;&lt;uuid&gt;52EC4640-F3BD-4EFE-8CDE-E23E702C7868&lt;/uuid&gt;&lt;subtype&gt;0&lt;/subtype&gt;&lt;publisher&gt;Springer-Verlag&lt;/publisher&gt;&lt;type&gt;0&lt;/type&gt;&lt;place&gt;New York&lt;/place&gt;&lt;citekey&gt;Wickham:2009tn&lt;/citekey&gt;&lt;publication_date&gt;99200900001200000000200000&lt;/publication_date&gt;&lt;authors&gt;&lt;author&gt;&lt;firstName&gt;H&lt;/firstName&gt;&lt;lastName&gt;Wickham&lt;/lastName&gt;&lt;/author&gt;&lt;/authors&gt;&lt;/publication&gt;&lt;/publications&gt;&lt;cites&gt;&lt;/cites&gt;&lt;/citation&gt;</w:instrText>
      </w:r>
      <w:r w:rsidR="004E5DC5" w:rsidRPr="0007339F">
        <w:fldChar w:fldCharType="separate"/>
      </w:r>
      <w:r w:rsidR="004E5DC5" w:rsidRPr="0007339F">
        <w:rPr>
          <w:rFonts w:eastAsiaTheme="minorEastAsia"/>
          <w:lang w:eastAsia="ja-JP"/>
        </w:rPr>
        <w:t>(Wickham 2009)</w:t>
      </w:r>
      <w:r w:rsidR="004E5DC5" w:rsidRPr="0007339F">
        <w:fldChar w:fldCharType="end"/>
      </w:r>
      <w:r w:rsidR="009A7F59" w:rsidRPr="0007339F">
        <w:t>.</w:t>
      </w:r>
    </w:p>
    <w:p w14:paraId="5B8B937F" w14:textId="4138B7F1" w:rsidR="006C518E" w:rsidRPr="0007339F" w:rsidRDefault="006C518E" w:rsidP="007C5F42">
      <w:pPr>
        <w:spacing w:line="480" w:lineRule="auto"/>
        <w:ind w:firstLine="720"/>
        <w:rPr>
          <w:i/>
        </w:rPr>
      </w:pPr>
      <w:r w:rsidRPr="0007339F">
        <w:rPr>
          <w:i/>
        </w:rPr>
        <w:t>Step 1: Check</w:t>
      </w:r>
      <w:r w:rsidR="008661A4" w:rsidRPr="0007339F">
        <w:rPr>
          <w:i/>
        </w:rPr>
        <w:t>ing</w:t>
      </w:r>
      <w:r w:rsidRPr="0007339F">
        <w:rPr>
          <w:i/>
        </w:rPr>
        <w:t xml:space="preserve"> whether the data represent</w:t>
      </w:r>
      <w:r w:rsidR="009F6FE0" w:rsidRPr="0007339F">
        <w:rPr>
          <w:i/>
        </w:rPr>
        <w:t>s</w:t>
      </w:r>
      <w:r w:rsidRPr="0007339F">
        <w:rPr>
          <w:i/>
        </w:rPr>
        <w:t xml:space="preserve"> the full germination temperature range</w:t>
      </w:r>
    </w:p>
    <w:p w14:paraId="002747FF" w14:textId="1F7DC98B" w:rsidR="00A07C41" w:rsidRPr="0007339F" w:rsidRDefault="009A7F59" w:rsidP="007C5F42">
      <w:pPr>
        <w:spacing w:line="480" w:lineRule="auto"/>
        <w:ind w:firstLine="720"/>
      </w:pPr>
      <w:r w:rsidRPr="0007339F">
        <w:t>A preliminary analysis is done with</w:t>
      </w:r>
      <w:r w:rsidR="00C04109" w:rsidRPr="0007339F">
        <w:t xml:space="preserve"> </w:t>
      </w:r>
      <w:r w:rsidR="008A7018" w:rsidRPr="0007339F">
        <w:t>the results of the final scoring date</w:t>
      </w:r>
      <w:r w:rsidR="006C518E" w:rsidRPr="0007339F">
        <w:t xml:space="preserve"> (i.e., the final germination proportions)</w:t>
      </w:r>
      <w:r w:rsidR="009F6FE0" w:rsidRPr="0007339F">
        <w:t xml:space="preserve">. </w:t>
      </w:r>
      <w:r w:rsidRPr="0007339F">
        <w:t>T</w:t>
      </w:r>
      <w:r w:rsidR="009F1386" w:rsidRPr="0007339F">
        <w:t xml:space="preserve">he mean </w:t>
      </w:r>
      <w:r w:rsidR="006C518E" w:rsidRPr="0007339F">
        <w:t>final</w:t>
      </w:r>
      <w:r w:rsidR="009F1386" w:rsidRPr="0007339F">
        <w:t xml:space="preserve"> </w:t>
      </w:r>
      <w:r w:rsidR="00786871" w:rsidRPr="0007339F">
        <w:t xml:space="preserve">germination </w:t>
      </w:r>
      <w:r w:rsidR="006C518E" w:rsidRPr="0007339F">
        <w:t xml:space="preserve">proportions and </w:t>
      </w:r>
      <w:r w:rsidRPr="0007339F">
        <w:t xml:space="preserve">their 95 % </w:t>
      </w:r>
      <w:r w:rsidR="006C518E" w:rsidRPr="0007339F">
        <w:t xml:space="preserve">binomial confidence intervals </w:t>
      </w:r>
      <w:r w:rsidRPr="0007339F">
        <w:t xml:space="preserve">are calculated for each combination of </w:t>
      </w:r>
      <w:r w:rsidRPr="0007339F">
        <w:rPr>
          <w:i/>
        </w:rPr>
        <w:t>Grouping</w:t>
      </w:r>
      <w:r w:rsidRPr="0007339F">
        <w:t xml:space="preserve"> and </w:t>
      </w:r>
      <w:r w:rsidRPr="0007339F">
        <w:rPr>
          <w:i/>
        </w:rPr>
        <w:t>T</w:t>
      </w:r>
      <w:r w:rsidR="00770A1F" w:rsidRPr="0007339F">
        <w:rPr>
          <w:i/>
        </w:rPr>
        <w:t>reatment</w:t>
      </w:r>
      <w:r w:rsidRPr="0007339F">
        <w:t>. This information is exported as</w:t>
      </w:r>
      <w:r w:rsidR="0015024C" w:rsidRPr="0007339F">
        <w:t xml:space="preserve"> </w:t>
      </w:r>
      <w:r w:rsidR="00656D8B" w:rsidRPr="0007339F">
        <w:rPr>
          <w:b/>
        </w:rPr>
        <w:t xml:space="preserve">Table </w:t>
      </w:r>
      <w:r w:rsidR="00CA183C" w:rsidRPr="0007339F">
        <w:rPr>
          <w:b/>
        </w:rPr>
        <w:t>S1</w:t>
      </w:r>
      <w:r w:rsidR="00CA183C" w:rsidRPr="0007339F">
        <w:t>.</w:t>
      </w:r>
      <w:r w:rsidR="00BA0C09" w:rsidRPr="0007339F">
        <w:t xml:space="preserve"> </w:t>
      </w:r>
      <w:r w:rsidR="00CA183C" w:rsidRPr="0007339F">
        <w:t>The final germination proportions are also plotted as</w:t>
      </w:r>
      <w:r w:rsidR="00B0118B" w:rsidRPr="0007339F">
        <w:t xml:space="preserve"> </w:t>
      </w:r>
      <w:r w:rsidR="00B0118B" w:rsidRPr="0007339F">
        <w:rPr>
          <w:b/>
        </w:rPr>
        <w:lastRenderedPageBreak/>
        <w:t>Figure 1</w:t>
      </w:r>
      <w:r w:rsidR="00CA183C" w:rsidRPr="0007339F">
        <w:t xml:space="preserve">, which </w:t>
      </w:r>
      <w:r w:rsidR="00A07C41" w:rsidRPr="0007339F">
        <w:t xml:space="preserve">needs to be </w:t>
      </w:r>
      <w:r w:rsidR="00FE5EED" w:rsidRPr="0007339F">
        <w:t xml:space="preserve">inspected </w:t>
      </w:r>
      <w:r w:rsidR="00C04109" w:rsidRPr="0007339F">
        <w:t xml:space="preserve">visually </w:t>
      </w:r>
      <w:r w:rsidR="00FE5EED" w:rsidRPr="0007339F">
        <w:t xml:space="preserve">for evidence that the temperature treatments </w:t>
      </w:r>
      <w:r w:rsidR="00A07C41" w:rsidRPr="0007339F">
        <w:t xml:space="preserve">used in the experiment </w:t>
      </w:r>
      <w:r w:rsidR="00A23979" w:rsidRPr="0007339F">
        <w:t xml:space="preserve">do </w:t>
      </w:r>
      <w:r w:rsidR="00FE5EED" w:rsidRPr="0007339F">
        <w:t xml:space="preserve">represent the </w:t>
      </w:r>
      <w:r w:rsidR="00A07C41" w:rsidRPr="0007339F">
        <w:t xml:space="preserve">full </w:t>
      </w:r>
      <w:r w:rsidR="00B27BA8" w:rsidRPr="0007339F">
        <w:t xml:space="preserve">germination temperature range of </w:t>
      </w:r>
      <w:r w:rsidR="0015024C" w:rsidRPr="0007339F">
        <w:t>the study species</w:t>
      </w:r>
      <w:r w:rsidR="00092A96" w:rsidRPr="0007339F">
        <w:t xml:space="preserve">. </w:t>
      </w:r>
      <w:r w:rsidR="00A07C41" w:rsidRPr="0007339F">
        <w:t xml:space="preserve">If this is the case, </w:t>
      </w:r>
      <w:r w:rsidR="00FE5EED" w:rsidRPr="0007339F">
        <w:t>the segmented model ca</w:t>
      </w:r>
      <w:r w:rsidR="00A07C41" w:rsidRPr="0007339F">
        <w:t xml:space="preserve">n be fitted and used to calculate the three cardinal temperatures. </w:t>
      </w:r>
      <w:r w:rsidR="00C04109" w:rsidRPr="0007339F">
        <w:t>This would be the case i</w:t>
      </w:r>
      <w:r w:rsidR="0015024C" w:rsidRPr="0007339F">
        <w:t xml:space="preserve">n species A, </w:t>
      </w:r>
      <w:r w:rsidR="00C04109" w:rsidRPr="0007339F">
        <w:t>for which we</w:t>
      </w:r>
      <w:r w:rsidR="0015024C" w:rsidRPr="0007339F">
        <w:t xml:space="preserve"> generated data representing the full range of germination temperatures (</w:t>
      </w:r>
      <w:r w:rsidR="0015024C" w:rsidRPr="0007339F">
        <w:rPr>
          <w:b/>
        </w:rPr>
        <w:t>Figure 1A</w:t>
      </w:r>
      <w:r w:rsidR="0015024C" w:rsidRPr="0007339F">
        <w:t xml:space="preserve">). </w:t>
      </w:r>
      <w:r w:rsidR="00C04109" w:rsidRPr="0007339F">
        <w:t>However, w</w:t>
      </w:r>
      <w:r w:rsidR="00A07C41" w:rsidRPr="0007339F">
        <w:t>hen the</w:t>
      </w:r>
      <w:r w:rsidR="009F6FE0" w:rsidRPr="0007339F">
        <w:t xml:space="preserve"> experimental treatments only gi</w:t>
      </w:r>
      <w:r w:rsidR="00A07C41" w:rsidRPr="0007339F">
        <w:t>ve results in either the sub- or the supra</w:t>
      </w:r>
      <w:r w:rsidR="003C1506" w:rsidRPr="0007339F">
        <w:t>-</w:t>
      </w:r>
      <w:r w:rsidR="00A07C41" w:rsidRPr="0007339F">
        <w:t>optimal germinati</w:t>
      </w:r>
      <w:r w:rsidR="0015024C" w:rsidRPr="0007339F">
        <w:t>on temperature range</w:t>
      </w:r>
      <w:r w:rsidR="00A07C41" w:rsidRPr="0007339F">
        <w:t>, the segmented model cannot be fitted and only the base or ceiling temperatures can be calculated.</w:t>
      </w:r>
      <w:r w:rsidR="0015024C" w:rsidRPr="0007339F">
        <w:t xml:space="preserve"> </w:t>
      </w:r>
      <w:r w:rsidR="00C04109" w:rsidRPr="0007339F">
        <w:t>This is the case i</w:t>
      </w:r>
      <w:r w:rsidR="0015024C" w:rsidRPr="0007339F">
        <w:t>n species B</w:t>
      </w:r>
      <w:r w:rsidR="0015024C" w:rsidRPr="0007339F">
        <w:rPr>
          <w:i/>
        </w:rPr>
        <w:t xml:space="preserve">, </w:t>
      </w:r>
      <w:r w:rsidR="00FF66C7" w:rsidRPr="0007339F">
        <w:t xml:space="preserve">where there was no germination above the treatment with the </w:t>
      </w:r>
      <w:r w:rsidR="00CA183C" w:rsidRPr="0007339F">
        <w:t>highest germination</w:t>
      </w:r>
      <w:r w:rsidR="00FF66C7" w:rsidRPr="0007339F">
        <w:t>,</w:t>
      </w:r>
      <w:r w:rsidR="0015024C" w:rsidRPr="0007339F">
        <w:t xml:space="preserve"> ‘23.75</w:t>
      </w:r>
      <w:r w:rsidR="00FF66C7" w:rsidRPr="0007339F">
        <w:t xml:space="preserve"> ºC</w:t>
      </w:r>
      <w:r w:rsidR="0015024C" w:rsidRPr="0007339F">
        <w:t>’</w:t>
      </w:r>
      <w:r w:rsidR="00FF66C7" w:rsidRPr="0007339F">
        <w:t xml:space="preserve"> </w:t>
      </w:r>
      <w:r w:rsidR="00936B58" w:rsidRPr="0007339F">
        <w:t>(</w:t>
      </w:r>
      <w:r w:rsidR="003C1506" w:rsidRPr="0007339F">
        <w:rPr>
          <w:b/>
        </w:rPr>
        <w:t>Figure 1B</w:t>
      </w:r>
      <w:r w:rsidR="00936B58" w:rsidRPr="0007339F">
        <w:t>)</w:t>
      </w:r>
      <w:r w:rsidR="0015024C" w:rsidRPr="0007339F">
        <w:t>.</w:t>
      </w:r>
      <w:r w:rsidR="00FF66C7" w:rsidRPr="0007339F">
        <w:t xml:space="preserve"> Thus, for species B we only have data in the sub-optimal germination temperature range.</w:t>
      </w:r>
    </w:p>
    <w:p w14:paraId="6B007F2B" w14:textId="36B9DAB2" w:rsidR="009E6C9B" w:rsidRPr="0007339F" w:rsidRDefault="00A07C41" w:rsidP="007C5F42">
      <w:pPr>
        <w:spacing w:line="480" w:lineRule="auto"/>
        <w:ind w:firstLine="720"/>
        <w:rPr>
          <w:i/>
        </w:rPr>
      </w:pPr>
      <w:r w:rsidRPr="0007339F">
        <w:rPr>
          <w:i/>
        </w:rPr>
        <w:t>Step 2: Estimating germination rates from the cumulative germination curves</w:t>
      </w:r>
    </w:p>
    <w:p w14:paraId="1BE70C0C" w14:textId="0932CCDD" w:rsidR="00D16B93" w:rsidRPr="0007339F" w:rsidRDefault="009F6FE0">
      <w:pPr>
        <w:spacing w:line="480" w:lineRule="auto"/>
        <w:ind w:firstLine="720"/>
      </w:pPr>
      <w:r w:rsidRPr="0007339F">
        <w:t>A</w:t>
      </w:r>
      <w:r w:rsidR="00C247F9" w:rsidRPr="0007339F">
        <w:t xml:space="preserve"> </w:t>
      </w:r>
      <w:r w:rsidR="00BA0C09" w:rsidRPr="0007339F">
        <w:t>dose-response model</w:t>
      </w:r>
      <w:r w:rsidRPr="0007339F">
        <w:t xml:space="preserve"> is fitted</w:t>
      </w:r>
      <w:r w:rsidR="00A07C41" w:rsidRPr="0007339F">
        <w:t xml:space="preserve"> to the cumulative germination data</w:t>
      </w:r>
      <w:r w:rsidR="00FF66C7" w:rsidRPr="0007339F">
        <w:t>,</w:t>
      </w:r>
      <w:r w:rsidR="00E81454" w:rsidRPr="0007339F">
        <w:t xml:space="preserve"> in which time is the dose and germination</w:t>
      </w:r>
      <w:r w:rsidR="003153F1" w:rsidRPr="0007339F">
        <w:t xml:space="preserve"> is the</w:t>
      </w:r>
      <w:r w:rsidR="00E81454" w:rsidRPr="0007339F">
        <w:t xml:space="preserve"> response.</w:t>
      </w:r>
      <w:r w:rsidR="00FF66C7" w:rsidRPr="0007339F">
        <w:t xml:space="preserve"> </w:t>
      </w:r>
      <w:r w:rsidR="00E81454" w:rsidRPr="0007339F">
        <w:t>T</w:t>
      </w:r>
      <w:r w:rsidR="00FF66C7" w:rsidRPr="0007339F">
        <w:t xml:space="preserve">his model is used to estimate the time required to reach successive germination </w:t>
      </w:r>
      <w:r w:rsidR="00BA4935">
        <w:t>proportions</w:t>
      </w:r>
      <w:r w:rsidR="00A07C41" w:rsidRPr="0007339F">
        <w:t xml:space="preserve">. </w:t>
      </w:r>
      <w:r w:rsidR="00FF66C7" w:rsidRPr="0007339F">
        <w:t xml:space="preserve">This is the most sensitive part of the analysis, as poor estimations of the germination times will lead to </w:t>
      </w:r>
      <w:r w:rsidR="000D09C1" w:rsidRPr="0007339F">
        <w:t xml:space="preserve">less accurate </w:t>
      </w:r>
      <w:r w:rsidR="00FF66C7" w:rsidRPr="0007339F">
        <w:t>cardinal temperatures and thermal time</w:t>
      </w:r>
      <w:r w:rsidR="00D16B93" w:rsidRPr="0007339F">
        <w:t>s</w:t>
      </w:r>
      <w:r w:rsidR="00FF66C7" w:rsidRPr="0007339F">
        <w:t>. There are several dose-response functions that can be fitted to th</w:t>
      </w:r>
      <w:r w:rsidR="006F5E6A" w:rsidRPr="0007339F">
        <w:t>is type of</w:t>
      </w:r>
      <w:r w:rsidR="00FF66C7" w:rsidRPr="0007339F">
        <w:t xml:space="preserve"> data</w:t>
      </w:r>
      <w:r w:rsidR="003153F1" w:rsidRPr="0007339F">
        <w:t>:</w:t>
      </w:r>
      <w:r w:rsidR="00FF66C7" w:rsidRPr="0007339F">
        <w:t xml:space="preserve"> </w:t>
      </w:r>
      <w:r w:rsidR="003153F1" w:rsidRPr="0007339F">
        <w:t>Weibull, logistic or Boltzmann, and log-logistic or Hill</w:t>
      </w:r>
      <w:r w:rsidR="00985698" w:rsidRPr="0007339F">
        <w:t xml:space="preserve"> </w:t>
      </w:r>
      <w:r w:rsidR="00A42462" w:rsidRPr="0007339F">
        <w:fldChar w:fldCharType="begin"/>
      </w:r>
      <w:r w:rsidR="007F5111">
        <w:instrText xml:space="preserve"> ADDIN PAPERS2_CITATIONS &lt;citation&gt;&lt;uuid&gt;7591C046-FFB9-4116-A618-8464CA102D56&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A42462" w:rsidRPr="0007339F">
        <w:t xml:space="preserve">. </w:t>
      </w:r>
      <w:r w:rsidR="006F5E6A" w:rsidRPr="0007339F">
        <w:t xml:space="preserve">For each combination of grouping and treatment, the script selects the function </w:t>
      </w:r>
      <w:r w:rsidR="00CA183C" w:rsidRPr="0007339F">
        <w:t>with the best fit to the</w:t>
      </w:r>
      <w:r w:rsidR="006F5E6A" w:rsidRPr="0007339F">
        <w:t xml:space="preserve"> data </w:t>
      </w:r>
      <w:r w:rsidR="006A0908" w:rsidRPr="0007339F">
        <w:t>using</w:t>
      </w:r>
      <w:r w:rsidR="006F5E6A" w:rsidRPr="0007339F">
        <w:t xml:space="preserve"> Akaike’s </w:t>
      </w:r>
      <w:r w:rsidR="00466152" w:rsidRPr="0007339F">
        <w:t>I</w:t>
      </w:r>
      <w:r w:rsidR="006F5E6A" w:rsidRPr="0007339F">
        <w:t xml:space="preserve">nformation </w:t>
      </w:r>
      <w:r w:rsidR="00466152" w:rsidRPr="0007339F">
        <w:t>C</w:t>
      </w:r>
      <w:r w:rsidR="006F5E6A" w:rsidRPr="0007339F">
        <w:t>riterion</w:t>
      </w:r>
      <w:r w:rsidR="00FA45B7" w:rsidRPr="0007339F">
        <w:t xml:space="preserve"> (AIC)</w:t>
      </w:r>
      <w:r w:rsidR="006F5E6A" w:rsidRPr="0007339F">
        <w:t xml:space="preserve">. This is expected to give more accurate estimations of the germination times than applying the same function across treatments. Nonetheless, </w:t>
      </w:r>
      <w:r w:rsidR="00AF67B6" w:rsidRPr="0007339F">
        <w:t>the function fit</w:t>
      </w:r>
      <w:r w:rsidR="00307E0D">
        <w:t>s</w:t>
      </w:r>
      <w:r w:rsidR="00091AA8" w:rsidRPr="0007339F">
        <w:t xml:space="preserve"> need to be checked</w:t>
      </w:r>
      <w:r w:rsidR="00AF67B6" w:rsidRPr="0007339F">
        <w:t xml:space="preserve"> visually</w:t>
      </w:r>
      <w:r w:rsidR="00A2542B" w:rsidRPr="0007339F">
        <w:t xml:space="preserve"> in </w:t>
      </w:r>
      <w:r w:rsidR="00B0118B" w:rsidRPr="0007339F">
        <w:rPr>
          <w:b/>
        </w:rPr>
        <w:t>Figure 2</w:t>
      </w:r>
      <w:r w:rsidR="00AF67B6" w:rsidRPr="0007339F">
        <w:t xml:space="preserve">. </w:t>
      </w:r>
      <w:r w:rsidR="009B52FF" w:rsidRPr="0007339F">
        <w:t xml:space="preserve">It </w:t>
      </w:r>
      <w:r w:rsidR="002679FE" w:rsidRPr="0007339F">
        <w:t xml:space="preserve">is </w:t>
      </w:r>
      <w:r w:rsidR="009B52FF" w:rsidRPr="0007339F">
        <w:t>possible that no good fit can be found</w:t>
      </w:r>
      <w:r w:rsidR="002679FE" w:rsidRPr="0007339F">
        <w:t xml:space="preserve">; </w:t>
      </w:r>
      <w:r w:rsidR="009B52FF" w:rsidRPr="0007339F">
        <w:t>for example, if final germination</w:t>
      </w:r>
      <w:r w:rsidR="00D16B93" w:rsidRPr="0007339F">
        <w:t xml:space="preserve"> is very low</w:t>
      </w:r>
      <w:r w:rsidR="009B52FF" w:rsidRPr="0007339F">
        <w:t xml:space="preserve"> or if </w:t>
      </w:r>
      <w:r w:rsidR="00D16B93" w:rsidRPr="0007339F">
        <w:t xml:space="preserve">the scoring </w:t>
      </w:r>
      <w:r w:rsidR="00FD4C98" w:rsidRPr="0007339F">
        <w:t>times</w:t>
      </w:r>
      <w:r w:rsidR="00D16B93" w:rsidRPr="0007339F">
        <w:t xml:space="preserve"> were inadequate (e.g., </w:t>
      </w:r>
      <w:r w:rsidR="00FD4C98" w:rsidRPr="0007339F">
        <w:t xml:space="preserve">if </w:t>
      </w:r>
      <w:r w:rsidR="00D16B93" w:rsidRPr="0007339F">
        <w:t>germination is scored every 24 h but all seeds germinate within the first 24 h).</w:t>
      </w:r>
      <w:r w:rsidR="009B52FF" w:rsidRPr="0007339F">
        <w:t xml:space="preserve"> If this is the case, </w:t>
      </w:r>
      <w:r w:rsidR="009B52FF" w:rsidRPr="0007339F">
        <w:lastRenderedPageBreak/>
        <w:t>cardinal temperatures</w:t>
      </w:r>
      <w:r w:rsidR="007534E6" w:rsidRPr="0007339F">
        <w:t xml:space="preserve"> and thermal time cannot be calculated,</w:t>
      </w:r>
      <w:r w:rsidR="009B52FF" w:rsidRPr="0007339F">
        <w:t xml:space="preserve"> and we suggest</w:t>
      </w:r>
      <w:r w:rsidR="007534E6" w:rsidRPr="0007339F">
        <w:t xml:space="preserve"> to</w:t>
      </w:r>
      <w:r w:rsidR="009B52FF" w:rsidRPr="0007339F">
        <w:t xml:space="preserve"> repeat the experiment</w:t>
      </w:r>
      <w:r w:rsidR="007534E6" w:rsidRPr="0007339F">
        <w:t xml:space="preserve"> with</w:t>
      </w:r>
      <w:r w:rsidR="009B52FF" w:rsidRPr="0007339F">
        <w:t xml:space="preserve"> new treatments or a move-along </w:t>
      </w:r>
      <w:r w:rsidR="007534E6" w:rsidRPr="0007339F">
        <w:t xml:space="preserve">design </w:t>
      </w:r>
      <w:r w:rsidR="009B52FF" w:rsidRPr="0007339F">
        <w:fldChar w:fldCharType="begin"/>
      </w:r>
      <w:r w:rsidR="007F5111">
        <w:instrText xml:space="preserve"> ADDIN PAPERS2_CITATIONS &lt;citation&gt;&lt;uuid&gt;F5F3D599-E3CD-463A-B53D-17E395466A5C&lt;/uuid&gt;&lt;priority&gt;0&lt;/priority&gt;&lt;publications&gt;&lt;publication&gt;&lt;uuid&gt;99C34640-B828-4458-BB77-6215D44DCC9E&lt;/uuid&gt;&lt;volume&gt;4&lt;/volume&gt;&lt;doi&gt;10.3368/npj.4.1.17&lt;/doi&gt;&lt;startpage&gt;17&lt;/startpage&gt;&lt;publication_date&gt;99200300001200000000200000&lt;/publication_date&gt;&lt;url&gt;http://npj.uwpress.org/cgi/doi/10.3368/npj.4.1.17&lt;/url&gt;&lt;citekey&gt;Baskin:2003vj&lt;/citekey&gt;&lt;type&gt;400&lt;/type&gt;&lt;title&gt;When breaking seed dormancy is a problem try a move-along experiment&lt;/title&gt;&lt;number&gt;1&lt;/number&gt;&lt;subtype&gt;400&lt;/subtype&gt;&lt;endpage&gt;21&lt;/endpage&gt;&lt;bundle&gt;&lt;publication&gt;&lt;title&gt;Native Plants Journal&lt;/title&gt;&lt;type&gt;-100&lt;/type&gt;&lt;subtype&gt;-100&lt;/subtype&gt;&lt;uuid&gt;2AD8C942-6D61-46C5-829D-2787A8D0AE2B&lt;/uuid&gt;&lt;/publication&gt;&lt;/bundle&gt;&lt;authors&gt;&lt;author&gt;&lt;firstName&gt;C&lt;/firstName&gt;&lt;middleNames&gt;C&lt;/middleNames&gt;&lt;lastName&gt;Baskin&lt;/lastName&gt;&lt;/author&gt;&lt;author&gt;&lt;firstName&gt;J&lt;/firstName&gt;&lt;middleNames&gt;M&lt;/middleNames&gt;&lt;lastName&gt;Baskin&lt;/lastName&gt;&lt;/author&gt;&lt;/authors&gt;&lt;/publication&gt;&lt;/publications&gt;&lt;cites&gt;&lt;/cites&gt;&lt;/citation&gt;</w:instrText>
      </w:r>
      <w:r w:rsidR="009B52FF" w:rsidRPr="0007339F">
        <w:fldChar w:fldCharType="separate"/>
      </w:r>
      <w:r w:rsidR="000A124B" w:rsidRPr="0007339F">
        <w:rPr>
          <w:rFonts w:eastAsiaTheme="minorEastAsia"/>
          <w:lang w:eastAsia="ja-JP"/>
        </w:rPr>
        <w:t>(Baskin &amp; Baskin 2003)</w:t>
      </w:r>
      <w:r w:rsidR="009B52FF" w:rsidRPr="0007339F">
        <w:fldChar w:fldCharType="end"/>
      </w:r>
      <w:r w:rsidR="002679FE" w:rsidRPr="0007339F">
        <w:t xml:space="preserve"> </w:t>
      </w:r>
      <w:r w:rsidR="00E840D3" w:rsidRPr="0007339F">
        <w:t>to learn more about the species before attempting another trial aimed at the specifics of cardinal temperatures</w:t>
      </w:r>
      <w:r w:rsidR="009B52FF" w:rsidRPr="0007339F">
        <w:t>.</w:t>
      </w:r>
      <w:r w:rsidR="00BA0C09" w:rsidRPr="0007339F">
        <w:t xml:space="preserve"> </w:t>
      </w:r>
    </w:p>
    <w:p w14:paraId="21342B66" w14:textId="11F53EA2" w:rsidR="00C345DB" w:rsidRPr="0007339F" w:rsidRDefault="007534E6" w:rsidP="007C5F42">
      <w:pPr>
        <w:spacing w:line="480" w:lineRule="auto"/>
        <w:ind w:firstLine="720"/>
      </w:pPr>
      <w:r w:rsidRPr="0007339F">
        <w:t>If the models can be fitted, t</w:t>
      </w:r>
      <w:r w:rsidR="00D16B93" w:rsidRPr="0007339F">
        <w:t>he</w:t>
      </w:r>
      <w:r w:rsidRPr="0007339F">
        <w:t>y</w:t>
      </w:r>
      <w:r w:rsidR="00D16B93" w:rsidRPr="0007339F">
        <w:t xml:space="preserve"> are used to calculate the time to reach successive deciles of germination (from 10 to 90 %) in each treatment. </w:t>
      </w:r>
      <w:r w:rsidR="00786871" w:rsidRPr="0007339F">
        <w:t xml:space="preserve">The </w:t>
      </w:r>
      <w:r w:rsidR="00E575AC" w:rsidRPr="0007339F">
        <w:t>inverse of the time</w:t>
      </w:r>
      <w:r w:rsidR="00091AA8" w:rsidRPr="0007339F">
        <w:t xml:space="preserve"> is then</w:t>
      </w:r>
      <w:r w:rsidR="00AF67B6" w:rsidRPr="0007339F">
        <w:t xml:space="preserve"> calculate</w:t>
      </w:r>
      <w:r w:rsidR="0015024C" w:rsidRPr="0007339F">
        <w:t>d to obtain</w:t>
      </w:r>
      <w:r w:rsidR="00AF67B6" w:rsidRPr="0007339F">
        <w:t xml:space="preserve"> </w:t>
      </w:r>
      <w:r w:rsidR="006358B7" w:rsidRPr="0007339F">
        <w:t xml:space="preserve">the </w:t>
      </w:r>
      <w:r w:rsidR="00AF67B6" w:rsidRPr="0007339F">
        <w:t>germinatio</w:t>
      </w:r>
      <w:r w:rsidR="00786871" w:rsidRPr="0007339F">
        <w:t>n rate</w:t>
      </w:r>
      <w:r w:rsidR="00CA183C" w:rsidRPr="0007339F">
        <w:t>s</w:t>
      </w:r>
      <w:r w:rsidR="00786871" w:rsidRPr="0007339F">
        <w:t xml:space="preserve"> of each </w:t>
      </w:r>
      <w:r w:rsidR="00091AA8" w:rsidRPr="0007339F">
        <w:t xml:space="preserve">temperature </w:t>
      </w:r>
      <w:r w:rsidR="00786871" w:rsidRPr="0007339F">
        <w:t>treatment</w:t>
      </w:r>
      <w:r w:rsidR="0015024C" w:rsidRPr="0007339F">
        <w:t xml:space="preserve">, and </w:t>
      </w:r>
      <w:r w:rsidR="006358B7" w:rsidRPr="0007339F">
        <w:t xml:space="preserve">this </w:t>
      </w:r>
      <w:r w:rsidR="00CA183C" w:rsidRPr="0007339F">
        <w:t xml:space="preserve">information is exported as </w:t>
      </w:r>
      <w:r w:rsidR="00CA183C" w:rsidRPr="0007339F">
        <w:rPr>
          <w:b/>
        </w:rPr>
        <w:t>Table S2</w:t>
      </w:r>
      <w:r w:rsidR="00091AA8" w:rsidRPr="0007339F">
        <w:t>.</w:t>
      </w:r>
      <w:ins w:id="0" w:author="Edu" w:date="2017-05-23T04:47:00Z">
        <w:r w:rsidR="004561C4">
          <w:t xml:space="preserve"> We propose to use </w:t>
        </w:r>
      </w:ins>
      <w:ins w:id="1" w:author="Edu" w:date="2017-05-23T04:51:00Z">
        <w:r w:rsidR="004561C4">
          <w:t>preferably</w:t>
        </w:r>
      </w:ins>
      <w:ins w:id="2" w:author="Edu" w:date="2017-05-23T04:47:00Z">
        <w:r w:rsidR="004561C4">
          <w:t xml:space="preserve"> the values calculated for 50 % germination as reference traits that offer the most stable results for comparative studies and meta-analyses. However, the script calculates the nine deciles from 10 to 90 % germination </w:t>
        </w:r>
      </w:ins>
      <w:ins w:id="3" w:author="Edu" w:date="2017-05-23T04:52:00Z">
        <w:r w:rsidR="004561C4">
          <w:t>because</w:t>
        </w:r>
      </w:ins>
      <w:ins w:id="4" w:author="Edu" w:date="2017-05-23T04:47:00Z">
        <w:r w:rsidR="004561C4">
          <w:t xml:space="preserve"> (1) some researcher</w:t>
        </w:r>
      </w:ins>
      <w:ins w:id="5" w:author="Edu" w:date="2017-05-23T04:52:00Z">
        <w:r w:rsidR="004561C4">
          <w:t>s</w:t>
        </w:r>
      </w:ins>
      <w:ins w:id="6" w:author="Edu" w:date="2017-05-23T04:47:00Z">
        <w:r w:rsidR="004561C4">
          <w:t xml:space="preserve"> may want this information to conduct further thermal time analyses, and (2) in some </w:t>
        </w:r>
      </w:ins>
      <w:ins w:id="7" w:author="Edu" w:date="2017-05-23T04:50:00Z">
        <w:r w:rsidR="004561C4">
          <w:t>experiments</w:t>
        </w:r>
      </w:ins>
      <w:ins w:id="8" w:author="Edu" w:date="2017-05-23T04:47:00Z">
        <w:r w:rsidR="004561C4">
          <w:t xml:space="preserve"> 50 % germination </w:t>
        </w:r>
      </w:ins>
      <w:ins w:id="9" w:author="Edu" w:date="2017-05-23T04:50:00Z">
        <w:r w:rsidR="004561C4">
          <w:t>is never reached, and thus calculations cannot be made for this decile.</w:t>
        </w:r>
      </w:ins>
      <w:bookmarkStart w:id="10" w:name="_GoBack"/>
      <w:bookmarkEnd w:id="10"/>
    </w:p>
    <w:p w14:paraId="4286E08B" w14:textId="0E134C8A" w:rsidR="00BA0C09" w:rsidRPr="0007339F" w:rsidRDefault="00C345DB" w:rsidP="007C5F42">
      <w:pPr>
        <w:spacing w:line="480" w:lineRule="auto"/>
        <w:ind w:firstLine="720"/>
        <w:rPr>
          <w:i/>
        </w:rPr>
      </w:pPr>
      <w:r w:rsidRPr="0007339F">
        <w:rPr>
          <w:i/>
        </w:rPr>
        <w:t>Step 3</w:t>
      </w:r>
      <w:r w:rsidR="001A02A4" w:rsidRPr="0007339F">
        <w:rPr>
          <w:i/>
        </w:rPr>
        <w:t>a</w:t>
      </w:r>
      <w:r w:rsidRPr="0007339F">
        <w:rPr>
          <w:i/>
        </w:rPr>
        <w:t>: Fitting a segmented model to the full germination temperature range</w:t>
      </w:r>
      <w:r w:rsidR="00B60945" w:rsidRPr="0007339F">
        <w:rPr>
          <w:i/>
        </w:rPr>
        <w:t xml:space="preserve"> </w:t>
      </w:r>
    </w:p>
    <w:p w14:paraId="09E830CE" w14:textId="47BE34F0" w:rsidR="00AF67B6" w:rsidRPr="0007339F" w:rsidRDefault="006371B4" w:rsidP="007C5F42">
      <w:pPr>
        <w:spacing w:line="480" w:lineRule="auto"/>
        <w:ind w:firstLine="720"/>
      </w:pPr>
      <w:r w:rsidRPr="0007339F">
        <w:t>Where sub-</w:t>
      </w:r>
      <w:r w:rsidR="00725FF3" w:rsidRPr="0007339F">
        <w:t>optimal and supra-o</w:t>
      </w:r>
      <w:r w:rsidR="00FE5EED" w:rsidRPr="0007339F">
        <w:t xml:space="preserve">ptimal temperatures </w:t>
      </w:r>
      <w:r w:rsidR="00955CD2" w:rsidRPr="0007339F">
        <w:t xml:space="preserve">are </w:t>
      </w:r>
      <w:r w:rsidR="00FE5EED" w:rsidRPr="0007339F">
        <w:t>available in the data set</w:t>
      </w:r>
      <w:r w:rsidR="002D4100" w:rsidRPr="0007339F">
        <w:t xml:space="preserve"> (</w:t>
      </w:r>
      <w:r w:rsidR="002D4100" w:rsidRPr="0007339F">
        <w:rPr>
          <w:b/>
        </w:rPr>
        <w:t xml:space="preserve">Figure </w:t>
      </w:r>
      <w:r w:rsidR="00CA183C" w:rsidRPr="0007339F">
        <w:rPr>
          <w:b/>
        </w:rPr>
        <w:t>1A</w:t>
      </w:r>
      <w:r w:rsidR="002D4100" w:rsidRPr="0007339F">
        <w:t>)</w:t>
      </w:r>
      <w:r w:rsidR="00FE5EED" w:rsidRPr="0007339F">
        <w:t>,</w:t>
      </w:r>
      <w:r w:rsidR="00376D99" w:rsidRPr="0007339F">
        <w:t xml:space="preserve"> the script can calculate the</w:t>
      </w:r>
      <w:r w:rsidR="0015024C" w:rsidRPr="0007339F">
        <w:t xml:space="preserve"> </w:t>
      </w:r>
      <w:r w:rsidR="00376D99" w:rsidRPr="0007339F">
        <w:t>three cardinal temperatures</w:t>
      </w:r>
      <w:r w:rsidR="007F295A" w:rsidRPr="0007339F">
        <w:t xml:space="preserve"> (T</w:t>
      </w:r>
      <w:r w:rsidR="007F295A" w:rsidRPr="0007339F">
        <w:rPr>
          <w:vertAlign w:val="subscript"/>
        </w:rPr>
        <w:t>b</w:t>
      </w:r>
      <w:r w:rsidR="00376D99" w:rsidRPr="0007339F">
        <w:t xml:space="preserve">, </w:t>
      </w:r>
      <w:r w:rsidR="007F295A" w:rsidRPr="0007339F">
        <w:t>T</w:t>
      </w:r>
      <w:r w:rsidR="007F295A" w:rsidRPr="0007339F">
        <w:rPr>
          <w:vertAlign w:val="subscript"/>
        </w:rPr>
        <w:t>o</w:t>
      </w:r>
      <w:r w:rsidR="00376D99" w:rsidRPr="0007339F">
        <w:t xml:space="preserve"> and T</w:t>
      </w:r>
      <w:r w:rsidR="00376D99" w:rsidRPr="0007339F">
        <w:rPr>
          <w:vertAlign w:val="subscript"/>
        </w:rPr>
        <w:t>c</w:t>
      </w:r>
      <w:r w:rsidR="007F295A" w:rsidRPr="0007339F">
        <w:t>)</w:t>
      </w:r>
      <w:r w:rsidR="0015024C" w:rsidRPr="0007339F">
        <w:t xml:space="preserve"> and </w:t>
      </w:r>
      <w:r w:rsidR="00376D99" w:rsidRPr="0007339F">
        <w:t>the</w:t>
      </w:r>
      <w:r w:rsidR="0015024C" w:rsidRPr="0007339F">
        <w:t xml:space="preserve"> thermal time</w:t>
      </w:r>
      <w:r w:rsidR="007F295A" w:rsidRPr="0007339F">
        <w:t xml:space="preserve"> (</w:t>
      </w:r>
      <w:r w:rsidR="00B3507C" w:rsidRPr="0007339F">
        <w:t>θ</w:t>
      </w:r>
      <w:r w:rsidR="007F295A" w:rsidRPr="0007339F">
        <w:t xml:space="preserve">-sub, </w:t>
      </w:r>
      <w:r w:rsidR="00B3507C" w:rsidRPr="0007339F">
        <w:t>θ</w:t>
      </w:r>
      <w:r w:rsidR="007F295A" w:rsidRPr="0007339F">
        <w:t>-supra)</w:t>
      </w:r>
      <w:r w:rsidR="001E5D7E" w:rsidRPr="0007339F">
        <w:t>.</w:t>
      </w:r>
      <w:r w:rsidR="0015024C" w:rsidRPr="0007339F">
        <w:t xml:space="preserve"> </w:t>
      </w:r>
      <w:r w:rsidR="00936B58" w:rsidRPr="0007339F">
        <w:t>In this scenario, a</w:t>
      </w:r>
      <w:r w:rsidR="00FE5EED" w:rsidRPr="0007339F">
        <w:t xml:space="preserve"> segmented </w:t>
      </w:r>
      <w:r w:rsidR="00936B58" w:rsidRPr="0007339F">
        <w:t xml:space="preserve">regression </w:t>
      </w:r>
      <w:r w:rsidR="00FE5EED" w:rsidRPr="0007339F">
        <w:t xml:space="preserve">model </w:t>
      </w:r>
      <w:r w:rsidR="001E5D7E" w:rsidRPr="0007339F">
        <w:t>is</w:t>
      </w:r>
      <w:r w:rsidR="00FE5EED" w:rsidRPr="0007339F">
        <w:t xml:space="preserve"> </w:t>
      </w:r>
      <w:r w:rsidR="00810A92" w:rsidRPr="0007339F">
        <w:t>fitted</w:t>
      </w:r>
      <w:r w:rsidR="007F295A" w:rsidRPr="0007339F">
        <w:t xml:space="preserve"> to the data </w:t>
      </w:r>
      <w:r w:rsidR="003C1506" w:rsidRPr="0007339F">
        <w:t>(</w:t>
      </w:r>
      <w:r w:rsidR="003C1506" w:rsidRPr="0007339F">
        <w:rPr>
          <w:b/>
        </w:rPr>
        <w:t>Figure 3A</w:t>
      </w:r>
      <w:r w:rsidR="00B0118B" w:rsidRPr="0007339F">
        <w:t>)</w:t>
      </w:r>
      <w:r w:rsidR="00FE5EED" w:rsidRPr="0007339F">
        <w:t xml:space="preserve">. </w:t>
      </w:r>
      <w:r w:rsidR="00936B58" w:rsidRPr="0007339F">
        <w:t xml:space="preserve">A segmented model </w:t>
      </w:r>
      <w:r w:rsidR="00CA183C" w:rsidRPr="0007339F">
        <w:t>identifies</w:t>
      </w:r>
      <w:r w:rsidR="00936B58" w:rsidRPr="0007339F">
        <w:t xml:space="preserve"> </w:t>
      </w:r>
      <w:r w:rsidR="008661A4" w:rsidRPr="0007339F">
        <w:t>breaking points in the data (i.e.,</w:t>
      </w:r>
      <w:r w:rsidR="00CA183C" w:rsidRPr="0007339F">
        <w:t xml:space="preserve"> the</w:t>
      </w:r>
      <w:r w:rsidR="008661A4" w:rsidRPr="0007339F">
        <w:t xml:space="preserve"> </w:t>
      </w:r>
      <w:r w:rsidR="004C6319" w:rsidRPr="0007339F">
        <w:t>optima</w:t>
      </w:r>
      <w:r w:rsidR="006F5E6A" w:rsidRPr="0007339F">
        <w:t>l</w:t>
      </w:r>
      <w:r w:rsidR="008661A4" w:rsidRPr="0007339F">
        <w:t xml:space="preserve"> germination temperature </w:t>
      </w:r>
      <w:r w:rsidR="00B3507C" w:rsidRPr="0007339F">
        <w:t xml:space="preserve">at </w:t>
      </w:r>
      <w:r w:rsidR="008661A4" w:rsidRPr="0007339F">
        <w:t xml:space="preserve">which the germination rate is maximal). Then the model fits linear regressions separately to the </w:t>
      </w:r>
      <w:r w:rsidR="00936B58" w:rsidRPr="0007339F">
        <w:t xml:space="preserve">two </w:t>
      </w:r>
      <w:r w:rsidR="008661A4" w:rsidRPr="0007339F">
        <w:t>segments defined by this breaking point (</w:t>
      </w:r>
      <w:r w:rsidR="008661A4" w:rsidRPr="0007339F">
        <w:rPr>
          <w:i/>
        </w:rPr>
        <w:t>i.e</w:t>
      </w:r>
      <w:r w:rsidR="008661A4" w:rsidRPr="0007339F">
        <w:t xml:space="preserve">., the </w:t>
      </w:r>
      <w:r w:rsidR="00376D99" w:rsidRPr="0007339F">
        <w:t>sub-optimal</w:t>
      </w:r>
      <w:r w:rsidR="008661A4" w:rsidRPr="0007339F">
        <w:t xml:space="preserve"> and </w:t>
      </w:r>
      <w:r w:rsidR="00376D99" w:rsidRPr="0007339F">
        <w:t>supra-optimal</w:t>
      </w:r>
      <w:r w:rsidR="008661A4" w:rsidRPr="0007339F">
        <w:t xml:space="preserve"> germination temperature ranges)</w:t>
      </w:r>
      <w:r w:rsidR="003C1506" w:rsidRPr="0007339F">
        <w:t xml:space="preserve"> (</w:t>
      </w:r>
      <w:r w:rsidR="003C1506" w:rsidRPr="0007339F">
        <w:rPr>
          <w:b/>
        </w:rPr>
        <w:t>Figure 3A</w:t>
      </w:r>
      <w:r w:rsidR="00955CD2" w:rsidRPr="0007339F">
        <w:t>)</w:t>
      </w:r>
      <w:r w:rsidR="008661A4" w:rsidRPr="0007339F">
        <w:t xml:space="preserve">. </w:t>
      </w:r>
      <w:r w:rsidR="00955CD2" w:rsidRPr="0007339F">
        <w:t>Once the model</w:t>
      </w:r>
      <w:r w:rsidR="00CA183C" w:rsidRPr="0007339F">
        <w:t>s</w:t>
      </w:r>
      <w:r w:rsidR="00955CD2" w:rsidRPr="0007339F">
        <w:t xml:space="preserve"> </w:t>
      </w:r>
      <w:r w:rsidR="00CA183C" w:rsidRPr="0007339F">
        <w:t xml:space="preserve">are </w:t>
      </w:r>
      <w:r w:rsidR="00955CD2" w:rsidRPr="0007339F">
        <w:t>fitted</w:t>
      </w:r>
      <w:r w:rsidR="00CA18C3" w:rsidRPr="0007339F">
        <w:t xml:space="preserve">, </w:t>
      </w:r>
      <w:r w:rsidR="00955CD2" w:rsidRPr="0007339F">
        <w:t xml:space="preserve">the </w:t>
      </w:r>
      <w:r w:rsidR="00CA18C3" w:rsidRPr="0007339F">
        <w:t>base temperature (T</w:t>
      </w:r>
      <w:r w:rsidR="00CA18C3" w:rsidRPr="0007339F">
        <w:rPr>
          <w:vertAlign w:val="subscript"/>
        </w:rPr>
        <w:t>b</w:t>
      </w:r>
      <w:r w:rsidR="00CA18C3" w:rsidRPr="0007339F">
        <w:t xml:space="preserve">) </w:t>
      </w:r>
      <w:r w:rsidR="00955CD2" w:rsidRPr="0007339F">
        <w:t xml:space="preserve">is </w:t>
      </w:r>
      <w:r w:rsidR="00CA18C3" w:rsidRPr="0007339F">
        <w:t xml:space="preserve">calculated by </w:t>
      </w:r>
      <w:r w:rsidR="00955CD2" w:rsidRPr="0007339F">
        <w:t xml:space="preserve">solving the </w:t>
      </w:r>
      <w:r w:rsidR="00376D99" w:rsidRPr="0007339F">
        <w:t>sub-optimal</w:t>
      </w:r>
      <w:r w:rsidR="00955CD2" w:rsidRPr="0007339F">
        <w:t xml:space="preserve"> linear regression for the x-intercept (i.e., the temperature in which the value of the germination rate equals zero). An analogous procedure calculates the T</w:t>
      </w:r>
      <w:r w:rsidR="00955CD2" w:rsidRPr="0007339F">
        <w:rPr>
          <w:vertAlign w:val="subscript"/>
        </w:rPr>
        <w:t>c</w:t>
      </w:r>
      <w:r w:rsidR="00955CD2" w:rsidRPr="0007339F">
        <w:t xml:space="preserve"> using the supra</w:t>
      </w:r>
      <w:r w:rsidR="00656D8B" w:rsidRPr="0007339F">
        <w:t>-</w:t>
      </w:r>
      <w:r w:rsidR="00955CD2" w:rsidRPr="0007339F">
        <w:t xml:space="preserve">optimal linear regression. </w:t>
      </w:r>
      <w:r w:rsidR="00376D99" w:rsidRPr="0007339F">
        <w:t>The intercept of the sub-optimal and supra-optimal lines gives the T</w:t>
      </w:r>
      <w:r w:rsidR="00376D99" w:rsidRPr="0007339F">
        <w:rPr>
          <w:vertAlign w:val="subscript"/>
        </w:rPr>
        <w:t>o</w:t>
      </w:r>
      <w:r w:rsidR="00376D99" w:rsidRPr="0007339F">
        <w:t xml:space="preserve">. </w:t>
      </w:r>
      <w:r w:rsidR="000677F8" w:rsidRPr="0007339F">
        <w:t xml:space="preserve">The inverse of the slopes of each regression gives </w:t>
      </w:r>
      <w:r w:rsidR="000677F8" w:rsidRPr="0007339F">
        <w:lastRenderedPageBreak/>
        <w:t xml:space="preserve">the estimated thermal </w:t>
      </w:r>
      <w:r w:rsidR="00427002" w:rsidRPr="0007339F">
        <w:t xml:space="preserve">time for germination in </w:t>
      </w:r>
      <w:r w:rsidR="00A96308">
        <w:t>degree-days</w:t>
      </w:r>
      <w:r w:rsidR="00CA183C" w:rsidRPr="0007339F">
        <w:t xml:space="preserve"> (or the time unit used in the data)</w:t>
      </w:r>
      <w:r w:rsidR="000677F8" w:rsidRPr="0007339F">
        <w:t xml:space="preserve">. </w:t>
      </w:r>
      <w:r w:rsidR="00CA18C3" w:rsidRPr="0007339F">
        <w:t>The</w:t>
      </w:r>
      <w:r w:rsidR="00955CD2" w:rsidRPr="0007339F">
        <w:t xml:space="preserve"> script calculates the</w:t>
      </w:r>
      <w:r w:rsidR="00CA18C3" w:rsidRPr="0007339F">
        <w:t xml:space="preserve"> cardinal temperatures </w:t>
      </w:r>
      <w:r w:rsidR="000677F8" w:rsidRPr="0007339F">
        <w:t xml:space="preserve">and thermal times </w:t>
      </w:r>
      <w:r w:rsidR="00CA18C3" w:rsidRPr="0007339F">
        <w:t xml:space="preserve">for each </w:t>
      </w:r>
      <w:r w:rsidR="00EC587E" w:rsidRPr="0007339F">
        <w:t>of th</w:t>
      </w:r>
      <w:r w:rsidR="00FA3DA4" w:rsidRPr="0007339F">
        <w:t xml:space="preserve">e </w:t>
      </w:r>
      <w:r w:rsidR="00307E0D">
        <w:t>nine</w:t>
      </w:r>
      <w:r w:rsidR="00FA3DA4" w:rsidRPr="0007339F">
        <w:t xml:space="preserve"> </w:t>
      </w:r>
      <w:r w:rsidR="00CA18C3" w:rsidRPr="0007339F">
        <w:t>decile</w:t>
      </w:r>
      <w:r w:rsidR="002B77F7" w:rsidRPr="0007339F">
        <w:t xml:space="preserve"> </w:t>
      </w:r>
      <w:r w:rsidR="00955CD2" w:rsidRPr="0007339F">
        <w:t>germination rates</w:t>
      </w:r>
      <w:r w:rsidR="002B77F7" w:rsidRPr="0007339F">
        <w:t xml:space="preserve"> </w:t>
      </w:r>
      <w:r w:rsidR="00955CD2" w:rsidRPr="0007339F">
        <w:t>(</w:t>
      </w:r>
      <w:r w:rsidR="002B77F7" w:rsidRPr="0007339F">
        <w:t>10</w:t>
      </w:r>
      <w:r w:rsidR="00C042F7" w:rsidRPr="0007339F">
        <w:t xml:space="preserve"> – </w:t>
      </w:r>
      <w:r w:rsidR="002B77F7" w:rsidRPr="0007339F">
        <w:t>90</w:t>
      </w:r>
      <w:r w:rsidR="00C042F7" w:rsidRPr="0007339F">
        <w:t xml:space="preserve"> </w:t>
      </w:r>
      <w:r w:rsidR="002B77F7" w:rsidRPr="0007339F">
        <w:t>%</w:t>
      </w:r>
      <w:r w:rsidR="00955CD2" w:rsidRPr="0007339F">
        <w:t>)</w:t>
      </w:r>
      <w:r w:rsidR="00C042F7" w:rsidRPr="0007339F">
        <w:t xml:space="preserve"> and exports this information as </w:t>
      </w:r>
      <w:r w:rsidR="00C042F7" w:rsidRPr="0007339F">
        <w:rPr>
          <w:b/>
        </w:rPr>
        <w:t>Table S3</w:t>
      </w:r>
      <w:r w:rsidR="00C042F7" w:rsidRPr="0007339F">
        <w:t>.</w:t>
      </w:r>
      <w:r w:rsidR="00164893" w:rsidRPr="0007339F">
        <w:t xml:space="preserve"> This table also includes the intercept and slopes of the regressions, their standard errors and p-values, the number of temperature treatments used </w:t>
      </w:r>
      <w:r w:rsidR="00307E0D">
        <w:t>to fit</w:t>
      </w:r>
      <w:r w:rsidR="00C20D39" w:rsidRPr="0007339F">
        <w:t xml:space="preserve"> the model</w:t>
      </w:r>
      <w:r w:rsidR="00164893" w:rsidRPr="0007339F">
        <w:t>, and the adjusted R</w:t>
      </w:r>
      <w:r w:rsidR="00164893" w:rsidRPr="0007339F">
        <w:rPr>
          <w:vertAlign w:val="superscript"/>
        </w:rPr>
        <w:t>2</w:t>
      </w:r>
      <w:r w:rsidR="00164893" w:rsidRPr="0007339F">
        <w:t xml:space="preserve"> of the segmented model.</w:t>
      </w:r>
      <w:r w:rsidR="00B57CB7" w:rsidRPr="0007339F">
        <w:t xml:space="preserve"> T</w:t>
      </w:r>
      <w:r w:rsidR="00D9422D" w:rsidRPr="0007339F">
        <w:t xml:space="preserve">he </w:t>
      </w:r>
      <w:r w:rsidR="001E5D7E" w:rsidRPr="0007339F">
        <w:t>plots with the germination rate versus temperature and the fitted models</w:t>
      </w:r>
      <w:r w:rsidR="00A85DEE" w:rsidRPr="0007339F">
        <w:t xml:space="preserve"> </w:t>
      </w:r>
      <w:r w:rsidR="00D9422D" w:rsidRPr="0007339F">
        <w:t>for every decile</w:t>
      </w:r>
      <w:r w:rsidR="00A2542B" w:rsidRPr="0007339F">
        <w:t xml:space="preserve"> </w:t>
      </w:r>
      <w:r w:rsidR="001E5D7E" w:rsidRPr="0007339F">
        <w:t>are exported</w:t>
      </w:r>
      <w:r w:rsidR="00A2542B" w:rsidRPr="0007339F">
        <w:t xml:space="preserve"> </w:t>
      </w:r>
      <w:r w:rsidR="006F5E6A" w:rsidRPr="0007339F">
        <w:t xml:space="preserve">as </w:t>
      </w:r>
      <w:r w:rsidR="003C1506" w:rsidRPr="0007339F">
        <w:rPr>
          <w:b/>
        </w:rPr>
        <w:t>Figure 3</w:t>
      </w:r>
      <w:r w:rsidR="00C042F7" w:rsidRPr="0007339F">
        <w:t>.</w:t>
      </w:r>
      <w:r w:rsidR="00D9422D" w:rsidRPr="0007339F">
        <w:rPr>
          <w:i/>
        </w:rPr>
        <w:t xml:space="preserve"> </w:t>
      </w:r>
      <w:r w:rsidR="00C042F7" w:rsidRPr="0007339F">
        <w:t xml:space="preserve">This figure needs to be carefully inspected to detect </w:t>
      </w:r>
      <w:r w:rsidR="00164893" w:rsidRPr="0007339F">
        <w:t>doubtful</w:t>
      </w:r>
      <w:r w:rsidR="00C042F7" w:rsidRPr="0007339F">
        <w:t xml:space="preserve"> fits and outlier temperatures, which should be removed from the dataset in order to calculate accurate cardinal temperatures and thermal time</w:t>
      </w:r>
      <w:r w:rsidR="00955CD2" w:rsidRPr="0007339F">
        <w:t>.</w:t>
      </w:r>
      <w:r w:rsidR="003959B9" w:rsidRPr="0007339F">
        <w:t xml:space="preserve"> It must be considered that, when dealing with wild species with a certain degree of dormancy, the cardinal temperatures calculated for the lower and higher germination deciles can give extreme results. Because of this, the parameters estimated for the t50 are probably the most robust trait</w:t>
      </w:r>
      <w:r w:rsidR="00164893" w:rsidRPr="0007339F">
        <w:t xml:space="preserve"> to </w:t>
      </w:r>
      <w:r w:rsidR="00307E0D">
        <w:t>report</w:t>
      </w:r>
      <w:r w:rsidR="00164893" w:rsidRPr="0007339F">
        <w:t xml:space="preserve"> in comparative analyses.</w:t>
      </w:r>
    </w:p>
    <w:p w14:paraId="3EB32B43" w14:textId="3CA8253F" w:rsidR="00936B58" w:rsidRPr="0007339F" w:rsidRDefault="00936B58" w:rsidP="00936B58">
      <w:pPr>
        <w:spacing w:line="480" w:lineRule="auto"/>
        <w:ind w:firstLine="720"/>
      </w:pPr>
      <w:r w:rsidRPr="0007339F">
        <w:t xml:space="preserve">It may be the case that the temperatures used in a given experiment fall only on the </w:t>
      </w:r>
      <w:r w:rsidR="00376D99" w:rsidRPr="0007339F">
        <w:t>sub-optimal</w:t>
      </w:r>
      <w:r w:rsidRPr="0007339F">
        <w:t xml:space="preserve"> or </w:t>
      </w:r>
      <w:r w:rsidR="00376D99" w:rsidRPr="0007339F">
        <w:t>supra-optimal</w:t>
      </w:r>
      <w:r w:rsidRPr="0007339F">
        <w:t xml:space="preserve"> germination temperature range, and do not succeed to identify the full </w:t>
      </w:r>
      <w:r w:rsidR="003C1506" w:rsidRPr="0007339F">
        <w:t>range of temperatures (</w:t>
      </w:r>
      <w:r w:rsidR="003C1506" w:rsidRPr="0007339F">
        <w:rPr>
          <w:b/>
        </w:rPr>
        <w:t>Figure 1B</w:t>
      </w:r>
      <w:r w:rsidRPr="0007339F">
        <w:t xml:space="preserve">).  In this case, the dataset </w:t>
      </w:r>
      <w:r w:rsidR="00C042F7" w:rsidRPr="0007339F">
        <w:rPr>
          <w:b/>
        </w:rPr>
        <w:t>Table S3</w:t>
      </w:r>
      <w:r w:rsidRPr="0007339F">
        <w:t xml:space="preserve"> cannot be produced. In the example of species </w:t>
      </w:r>
      <w:r w:rsidR="00C042F7" w:rsidRPr="0007339F">
        <w:t>B,</w:t>
      </w:r>
      <w:r w:rsidRPr="0007339F">
        <w:t xml:space="preserve"> it is impossible to determine </w:t>
      </w:r>
      <w:r w:rsidR="00987348" w:rsidRPr="0007339F">
        <w:t xml:space="preserve">neither </w:t>
      </w:r>
      <w:r w:rsidRPr="0007339F">
        <w:t>the T</w:t>
      </w:r>
      <w:r w:rsidRPr="0007339F">
        <w:rPr>
          <w:vertAlign w:val="subscript"/>
        </w:rPr>
        <w:t>c</w:t>
      </w:r>
      <w:r w:rsidRPr="0007339F">
        <w:t xml:space="preserve"> nor the T</w:t>
      </w:r>
      <w:r w:rsidRPr="0007339F">
        <w:rPr>
          <w:vertAlign w:val="subscript"/>
        </w:rPr>
        <w:t>o</w:t>
      </w:r>
      <w:r w:rsidRPr="0007339F">
        <w:t>, and the segmented model cann</w:t>
      </w:r>
      <w:r w:rsidR="003C1506" w:rsidRPr="0007339F">
        <w:t>ot be fit</w:t>
      </w:r>
      <w:r w:rsidR="00987348" w:rsidRPr="0007339F">
        <w:t>ted</w:t>
      </w:r>
      <w:r w:rsidR="003C1506" w:rsidRPr="0007339F">
        <w:t xml:space="preserve"> to the data (</w:t>
      </w:r>
      <w:r w:rsidR="003C1506" w:rsidRPr="0007339F">
        <w:rPr>
          <w:b/>
        </w:rPr>
        <w:t>Figure 3B</w:t>
      </w:r>
      <w:r w:rsidRPr="0007339F">
        <w:t>)</w:t>
      </w:r>
      <w:r w:rsidR="00987348" w:rsidRPr="0007339F">
        <w:t xml:space="preserve">. </w:t>
      </w:r>
      <w:r w:rsidR="00C042F7" w:rsidRPr="0007339F">
        <w:t>In this scenario, it would be</w:t>
      </w:r>
      <w:r w:rsidR="00A2542B" w:rsidRPr="0007339F">
        <w:t xml:space="preserve"> necessary to skip forward to the next step in the script</w:t>
      </w:r>
      <w:r w:rsidRPr="0007339F">
        <w:t>.</w:t>
      </w:r>
    </w:p>
    <w:p w14:paraId="0967AE9E" w14:textId="618E534D" w:rsidR="00C345DB" w:rsidRPr="0007339F" w:rsidRDefault="00C345DB" w:rsidP="007C5F42">
      <w:pPr>
        <w:spacing w:line="480" w:lineRule="auto"/>
        <w:ind w:firstLine="720"/>
        <w:rPr>
          <w:i/>
        </w:rPr>
      </w:pPr>
      <w:r w:rsidRPr="0007339F">
        <w:rPr>
          <w:i/>
        </w:rPr>
        <w:t xml:space="preserve">Step 3b: Fitting a linear model to the sub- or </w:t>
      </w:r>
      <w:r w:rsidR="00376D99" w:rsidRPr="0007339F">
        <w:rPr>
          <w:i/>
        </w:rPr>
        <w:t>supra-optimal</w:t>
      </w:r>
      <w:r w:rsidRPr="0007339F">
        <w:rPr>
          <w:i/>
        </w:rPr>
        <w:t xml:space="preserve"> germination temperature range</w:t>
      </w:r>
    </w:p>
    <w:p w14:paraId="04653081" w14:textId="15D75D6E" w:rsidR="00C042F7" w:rsidRPr="0007339F" w:rsidRDefault="00936B58" w:rsidP="007C5F42">
      <w:pPr>
        <w:spacing w:line="480" w:lineRule="auto"/>
        <w:ind w:firstLine="720"/>
      </w:pPr>
      <w:r w:rsidRPr="0007339F">
        <w:t>In the case of species B,</w:t>
      </w:r>
      <w:r w:rsidR="00164893" w:rsidRPr="0007339F">
        <w:t xml:space="preserve"> or any experiment</w:t>
      </w:r>
      <w:r w:rsidR="006A0908" w:rsidRPr="0007339F">
        <w:t xml:space="preserve"> </w:t>
      </w:r>
      <w:r w:rsidRPr="0007339F">
        <w:t xml:space="preserve">which fails to identify the full </w:t>
      </w:r>
      <w:r w:rsidR="003C1506" w:rsidRPr="0007339F">
        <w:t>range of temperatures (</w:t>
      </w:r>
      <w:r w:rsidR="003C1506" w:rsidRPr="0007339F">
        <w:rPr>
          <w:b/>
        </w:rPr>
        <w:t>Figure 3B</w:t>
      </w:r>
      <w:r w:rsidRPr="0007339F">
        <w:t xml:space="preserve">), </w:t>
      </w:r>
      <w:r w:rsidR="002B77F7" w:rsidRPr="0007339F">
        <w:t xml:space="preserve">a standard linear regression can be used to identify </w:t>
      </w:r>
      <w:r w:rsidR="005C153B" w:rsidRPr="0007339F">
        <w:t>either the T</w:t>
      </w:r>
      <w:r w:rsidR="005C153B" w:rsidRPr="0007339F">
        <w:rPr>
          <w:vertAlign w:val="subscript"/>
        </w:rPr>
        <w:t>b</w:t>
      </w:r>
      <w:r w:rsidRPr="0007339F">
        <w:t xml:space="preserve"> or the T</w:t>
      </w:r>
      <w:r w:rsidRPr="0007339F">
        <w:rPr>
          <w:vertAlign w:val="subscript"/>
        </w:rPr>
        <w:t>c</w:t>
      </w:r>
      <w:r w:rsidRPr="0007339F">
        <w:t xml:space="preserve">. </w:t>
      </w:r>
      <w:r w:rsidR="00C46EF8" w:rsidRPr="0007339F">
        <w:t>The inverse of the slope of this regression gives the thermal</w:t>
      </w:r>
      <w:r w:rsidR="009F3751">
        <w:t xml:space="preserve"> time for germination in degree</w:t>
      </w:r>
      <w:r w:rsidR="00427002" w:rsidRPr="0007339F">
        <w:t>-</w:t>
      </w:r>
      <w:r w:rsidR="00C46EF8" w:rsidRPr="0007339F">
        <w:lastRenderedPageBreak/>
        <w:t>day</w:t>
      </w:r>
      <w:r w:rsidR="009F3751">
        <w:t>s</w:t>
      </w:r>
      <w:r w:rsidR="00C042F7" w:rsidRPr="0007339F">
        <w:t xml:space="preserve"> (or the time unit used in the data)</w:t>
      </w:r>
      <w:r w:rsidR="00C46EF8" w:rsidRPr="0007339F">
        <w:t>.</w:t>
      </w:r>
      <w:r w:rsidR="006F40FB" w:rsidRPr="0007339F">
        <w:t xml:space="preserve"> </w:t>
      </w:r>
      <w:r w:rsidR="00164893" w:rsidRPr="0007339F">
        <w:t xml:space="preserve">To perform these analyses, the script identifies </w:t>
      </w:r>
      <w:r w:rsidR="00A96308">
        <w:t>a provisional</w:t>
      </w:r>
      <w:r w:rsidR="00A96308" w:rsidRPr="0007339F">
        <w:t xml:space="preserve"> </w:t>
      </w:r>
      <w:r w:rsidR="00A96308">
        <w:t>breaking-point</w:t>
      </w:r>
      <w:r w:rsidR="00164893" w:rsidRPr="0007339F">
        <w:t xml:space="preserve"> temperature as the temperature with the highest germination rate, divides the germination temperature range in two segments separated by this temperature, and fits linear regressions to each segment. This approach is more similar to the one traditionally used in thermal time analyses. The output of the models</w:t>
      </w:r>
      <w:r w:rsidR="00C042F7" w:rsidRPr="0007339F">
        <w:t xml:space="preserve"> is exported as </w:t>
      </w:r>
      <w:r w:rsidR="00C042F7" w:rsidRPr="0007339F">
        <w:rPr>
          <w:b/>
        </w:rPr>
        <w:t>Table S4</w:t>
      </w:r>
      <w:r w:rsidR="00A2542B" w:rsidRPr="0007339F">
        <w:t xml:space="preserve"> </w:t>
      </w:r>
      <w:r w:rsidR="00C042F7" w:rsidRPr="0007339F">
        <w:t xml:space="preserve">which </w:t>
      </w:r>
      <w:r w:rsidR="00A2542B" w:rsidRPr="0007339F">
        <w:t xml:space="preserve">will automatically </w:t>
      </w:r>
      <w:r w:rsidR="00C042F7" w:rsidRPr="0007339F">
        <w:t xml:space="preserve">include </w:t>
      </w:r>
      <w:r w:rsidR="00A2542B" w:rsidRPr="0007339F">
        <w:t xml:space="preserve">information for </w:t>
      </w:r>
      <w:r w:rsidR="00466152" w:rsidRPr="0007339F">
        <w:t>wh</w:t>
      </w:r>
      <w:r w:rsidR="001710B0" w:rsidRPr="0007339F">
        <w:t>ichever</w:t>
      </w:r>
      <w:r w:rsidR="00466152" w:rsidRPr="0007339F">
        <w:t xml:space="preserve"> single </w:t>
      </w:r>
      <w:r w:rsidR="00A2542B" w:rsidRPr="0007339F">
        <w:t>segment was identified in each unique dataset</w:t>
      </w:r>
      <w:r w:rsidR="00376D99" w:rsidRPr="0007339F">
        <w:t>, either the sub-optimal or the supra-optimal</w:t>
      </w:r>
      <w:r w:rsidR="00BB3433">
        <w:t xml:space="preserve"> (note that, if the segmented model was successfully fitted, this alternative step will also calculate parameters for the two segments)</w:t>
      </w:r>
      <w:r w:rsidR="00A2542B" w:rsidRPr="0007339F">
        <w:t xml:space="preserve">. </w:t>
      </w:r>
      <w:r w:rsidR="00164893" w:rsidRPr="0007339F">
        <w:t>This table also includes the intercept and slopes of the regressions, their standard errors and p-values, the number of temperature treatments used in each fit, and the adjusted R</w:t>
      </w:r>
      <w:r w:rsidR="00164893" w:rsidRPr="00BB3433">
        <w:rPr>
          <w:vertAlign w:val="superscript"/>
        </w:rPr>
        <w:t>2</w:t>
      </w:r>
      <w:r w:rsidR="00164893" w:rsidRPr="0007339F">
        <w:t xml:space="preserve"> of the two linear regressions. </w:t>
      </w:r>
      <w:r w:rsidR="00C042F7" w:rsidRPr="0007339F">
        <w:t>The plot of these linear fits</w:t>
      </w:r>
      <w:r w:rsidR="006F40FB" w:rsidRPr="0007339F">
        <w:t xml:space="preserve"> </w:t>
      </w:r>
      <w:r w:rsidR="00C042F7" w:rsidRPr="0007339F">
        <w:t>(</w:t>
      </w:r>
      <w:r w:rsidR="00C042F7" w:rsidRPr="0007339F">
        <w:rPr>
          <w:b/>
        </w:rPr>
        <w:t>Figure 4</w:t>
      </w:r>
      <w:r w:rsidR="00C042F7" w:rsidRPr="0007339F">
        <w:t xml:space="preserve">) </w:t>
      </w:r>
      <w:r w:rsidR="00416976" w:rsidRPr="0007339F">
        <w:t>must</w:t>
      </w:r>
      <w:r w:rsidR="00C042F7" w:rsidRPr="0007339F">
        <w:t xml:space="preserve"> be</w:t>
      </w:r>
      <w:r w:rsidR="001710B0" w:rsidRPr="0007339F">
        <w:t xml:space="preserve"> visually</w:t>
      </w:r>
      <w:r w:rsidR="00C042F7" w:rsidRPr="0007339F">
        <w:t xml:space="preserve"> inspected to detect outliers.</w:t>
      </w:r>
      <w:r w:rsidR="00427002" w:rsidRPr="0007339F">
        <w:t xml:space="preserve"> </w:t>
      </w:r>
    </w:p>
    <w:p w14:paraId="3ECE4FC3" w14:textId="6B682F29" w:rsidR="0077074B" w:rsidRPr="0007339F" w:rsidRDefault="00C042F7" w:rsidP="007C5F42">
      <w:pPr>
        <w:spacing w:line="480" w:lineRule="auto"/>
        <w:ind w:firstLine="720"/>
      </w:pPr>
      <w:r w:rsidRPr="0007339F">
        <w:t>I</w:t>
      </w:r>
      <w:r w:rsidR="00427002" w:rsidRPr="0007339F">
        <w:t xml:space="preserve">t must be noted that this </w:t>
      </w:r>
      <w:r w:rsidRPr="0007339F">
        <w:t xml:space="preserve">part of the </w:t>
      </w:r>
      <w:r w:rsidR="00427002" w:rsidRPr="0007339F">
        <w:t>script can</w:t>
      </w:r>
      <w:r w:rsidR="001710B0" w:rsidRPr="0007339F">
        <w:t xml:space="preserve"> also</w:t>
      </w:r>
      <w:r w:rsidR="00427002" w:rsidRPr="0007339F">
        <w:t xml:space="preserve"> be used to calculate the germination base water potential</w:t>
      </w:r>
      <w:r w:rsidR="00A96308">
        <w:t xml:space="preserve"> </w:t>
      </w:r>
      <w:r w:rsidR="00A96308" w:rsidRPr="007F5111">
        <w:rPr>
          <w:highlight w:val="yellow"/>
        </w:rPr>
        <w:t>(REFERENCIA)</w:t>
      </w:r>
      <w:r w:rsidRPr="007F5111">
        <w:rPr>
          <w:highlight w:val="yellow"/>
        </w:rPr>
        <w:t>.</w:t>
      </w:r>
      <w:r w:rsidR="001E5D7E" w:rsidRPr="0007339F">
        <w:t xml:space="preserve"> </w:t>
      </w:r>
      <w:r w:rsidRPr="0007339F">
        <w:t xml:space="preserve">In this case, </w:t>
      </w:r>
      <w:r w:rsidR="001E5D7E" w:rsidRPr="0007339F">
        <w:t>the dataset that is</w:t>
      </w:r>
      <w:r w:rsidRPr="0007339F">
        <w:t xml:space="preserve"> being</w:t>
      </w:r>
      <w:r w:rsidR="001E5D7E" w:rsidRPr="0007339F">
        <w:t xml:space="preserve"> analysed </w:t>
      </w:r>
      <w:r w:rsidRPr="0007339F">
        <w:t xml:space="preserve">would </w:t>
      </w:r>
      <w:r w:rsidR="001E5D7E" w:rsidRPr="0007339F">
        <w:t xml:space="preserve">represent an experiment of germination in different water potential solutions. </w:t>
      </w:r>
      <w:r w:rsidRPr="0007339F">
        <w:t>T</w:t>
      </w:r>
      <w:r w:rsidR="001E5D7E" w:rsidRPr="0007339F">
        <w:t xml:space="preserve">he values of the column </w:t>
      </w:r>
      <w:r w:rsidR="001E5D7E" w:rsidRPr="0007339F">
        <w:rPr>
          <w:i/>
        </w:rPr>
        <w:t>Treatment</w:t>
      </w:r>
      <w:r w:rsidR="001E5D7E" w:rsidRPr="0007339F">
        <w:t xml:space="preserve"> would be the</w:t>
      </w:r>
      <w:r w:rsidR="00590D46" w:rsidRPr="0007339F">
        <w:t xml:space="preserve"> water potential</w:t>
      </w:r>
      <w:r w:rsidR="00BB3433">
        <w:t>s</w:t>
      </w:r>
      <w:r w:rsidR="001E5D7E" w:rsidRPr="0007339F">
        <w:t xml:space="preserve"> instead of the temperatures.</w:t>
      </w:r>
      <w:r w:rsidR="005709EF" w:rsidRPr="0007339F">
        <w:t xml:space="preserve"> </w:t>
      </w:r>
      <w:r w:rsidR="00BB3433">
        <w:t>Values of T</w:t>
      </w:r>
      <w:r w:rsidR="00BB3433" w:rsidRPr="00BB3433">
        <w:rPr>
          <w:vertAlign w:val="subscript"/>
        </w:rPr>
        <w:t>b</w:t>
      </w:r>
      <w:r w:rsidR="00BB3433">
        <w:t xml:space="preserve"> in </w:t>
      </w:r>
      <w:r w:rsidR="00BB3433" w:rsidRPr="00BB3433">
        <w:rPr>
          <w:b/>
        </w:rPr>
        <w:t>Table S4</w:t>
      </w:r>
      <w:r w:rsidR="00BB3433">
        <w:t xml:space="preserve"> would refer to the base water potential.</w:t>
      </w:r>
    </w:p>
    <w:p w14:paraId="4D3CFBD7" w14:textId="1F4A1280" w:rsidR="007905F5" w:rsidRPr="0007339F" w:rsidRDefault="00416976" w:rsidP="007C5F42">
      <w:pPr>
        <w:spacing w:line="480" w:lineRule="auto"/>
        <w:rPr>
          <w:b/>
        </w:rPr>
      </w:pPr>
      <w:r w:rsidRPr="0007339F">
        <w:rPr>
          <w:b/>
        </w:rPr>
        <w:t>Discussion</w:t>
      </w:r>
    </w:p>
    <w:p w14:paraId="47E3620F" w14:textId="42C673A8" w:rsidR="008F5A51" w:rsidRPr="0007339F" w:rsidRDefault="008F5A51" w:rsidP="007C5F42">
      <w:pPr>
        <w:spacing w:line="480" w:lineRule="auto"/>
        <w:ind w:firstLine="720"/>
        <w:rPr>
          <w:i/>
        </w:rPr>
      </w:pPr>
      <w:r w:rsidRPr="0007339F">
        <w:rPr>
          <w:i/>
        </w:rPr>
        <w:t>How to use the script</w:t>
      </w:r>
    </w:p>
    <w:p w14:paraId="1DFBC0F4" w14:textId="3454E043" w:rsidR="00B27BA8" w:rsidRPr="0007339F" w:rsidRDefault="00010AFA" w:rsidP="007C5F42">
      <w:pPr>
        <w:spacing w:line="480" w:lineRule="auto"/>
        <w:ind w:firstLine="720"/>
      </w:pPr>
      <w:r w:rsidRPr="0007339F">
        <w:t xml:space="preserve">The method we </w:t>
      </w:r>
      <w:r w:rsidR="008F5A51" w:rsidRPr="0007339F">
        <w:t xml:space="preserve">have </w:t>
      </w:r>
      <w:r w:rsidRPr="0007339F">
        <w:t>present</w:t>
      </w:r>
      <w:r w:rsidR="001710B0" w:rsidRPr="0007339F">
        <w:t xml:space="preserve">ed above </w:t>
      </w:r>
      <w:r w:rsidR="007905F5" w:rsidRPr="0007339F">
        <w:t>is appropriate for the analysis of germination data to identify cardinal temperatures</w:t>
      </w:r>
      <w:r w:rsidR="00403FF1" w:rsidRPr="0007339F">
        <w:t xml:space="preserve"> and thermal time</w:t>
      </w:r>
      <w:r w:rsidR="008F5A51" w:rsidRPr="0007339F">
        <w:t>, and can also be used to calculate base water potential</w:t>
      </w:r>
      <w:r w:rsidR="007905F5" w:rsidRPr="0007339F">
        <w:t>.</w:t>
      </w:r>
      <w:r w:rsidR="005A4AD7" w:rsidRPr="0007339F">
        <w:t xml:space="preserve"> </w:t>
      </w:r>
      <w:r w:rsidR="008F5A51" w:rsidRPr="0007339F">
        <w:t>Once user</w:t>
      </w:r>
      <w:r w:rsidR="00BB3433">
        <w:t>s have</w:t>
      </w:r>
      <w:r w:rsidR="008F5A51" w:rsidRPr="0007339F">
        <w:t xml:space="preserve"> become familiar with the script, running the method is fast and straightforward</w:t>
      </w:r>
      <w:r w:rsidR="00A545E0" w:rsidRPr="0007339F">
        <w:t xml:space="preserve">. </w:t>
      </w:r>
      <w:r w:rsidR="00BB3433">
        <w:t>Users</w:t>
      </w:r>
      <w:r w:rsidR="008F5A51" w:rsidRPr="0007339F">
        <w:t xml:space="preserve"> just needs to place the script and formatted dataset in </w:t>
      </w:r>
      <w:r w:rsidR="00466152" w:rsidRPr="0007339F">
        <w:t xml:space="preserve">their </w:t>
      </w:r>
      <w:r w:rsidR="008F5A51" w:rsidRPr="0007339F">
        <w:t xml:space="preserve">R working </w:t>
      </w:r>
      <w:r w:rsidR="008F5A51" w:rsidRPr="0007339F">
        <w:lastRenderedPageBreak/>
        <w:t>directory, and run the script within R. The script will perform all calculations and export the results as four tables and four figures ready for publication.</w:t>
      </w:r>
      <w:r w:rsidR="00092A96" w:rsidRPr="0007339F">
        <w:t xml:space="preserve"> </w:t>
      </w:r>
    </w:p>
    <w:p w14:paraId="60039F62" w14:textId="2FE4EBB6" w:rsidR="008F5A51" w:rsidRPr="0007339F" w:rsidRDefault="008F5A51">
      <w:pPr>
        <w:spacing w:line="480" w:lineRule="auto"/>
        <w:ind w:firstLine="720"/>
        <w:rPr>
          <w:i/>
        </w:rPr>
      </w:pPr>
      <w:r w:rsidRPr="0007339F">
        <w:rPr>
          <w:i/>
        </w:rPr>
        <w:t>Experimental designs for standardi</w:t>
      </w:r>
      <w:r w:rsidR="0066635F" w:rsidRPr="0007339F">
        <w:rPr>
          <w:i/>
        </w:rPr>
        <w:t>s</w:t>
      </w:r>
      <w:r w:rsidRPr="0007339F">
        <w:rPr>
          <w:i/>
        </w:rPr>
        <w:t>ed thermal time</w:t>
      </w:r>
    </w:p>
    <w:p w14:paraId="7D55DFEC" w14:textId="4F3A4CA6" w:rsidR="00416976" w:rsidRPr="0007339F" w:rsidRDefault="008F5A51">
      <w:pPr>
        <w:spacing w:line="480" w:lineRule="auto"/>
        <w:ind w:firstLine="720"/>
      </w:pPr>
      <w:r w:rsidRPr="0007339F">
        <w:t>A</w:t>
      </w:r>
      <w:r w:rsidR="00035977" w:rsidRPr="0007339F">
        <w:t>n experimental design</w:t>
      </w:r>
      <w:r w:rsidRPr="0007339F">
        <w:t xml:space="preserve"> to identify the cardinal temperatures and thermal time</w:t>
      </w:r>
      <w:r w:rsidR="00035977" w:rsidRPr="0007339F">
        <w:t xml:space="preserve"> </w:t>
      </w:r>
      <w:r w:rsidR="00331E5F" w:rsidRPr="0007339F">
        <w:t xml:space="preserve">should be tailored </w:t>
      </w:r>
      <w:r w:rsidRPr="0007339F">
        <w:t>to include the</w:t>
      </w:r>
      <w:r w:rsidR="00590D46" w:rsidRPr="0007339F">
        <w:t xml:space="preserve"> breadth of the</w:t>
      </w:r>
      <w:r w:rsidR="00403FF1" w:rsidRPr="0007339F">
        <w:t xml:space="preserve"> germination </w:t>
      </w:r>
      <w:r w:rsidR="00035977" w:rsidRPr="0007339F">
        <w:t>temperature</w:t>
      </w:r>
      <w:r w:rsidR="00403FF1" w:rsidRPr="0007339F">
        <w:t xml:space="preserve"> range</w:t>
      </w:r>
      <w:r w:rsidR="00331E5F" w:rsidRPr="0007339F">
        <w:t xml:space="preserve">. The aim should be to generate </w:t>
      </w:r>
      <w:r w:rsidR="00403FF1" w:rsidRPr="0007339F">
        <w:t>data points</w:t>
      </w:r>
      <w:r w:rsidR="00035977" w:rsidRPr="0007339F">
        <w:t xml:space="preserve"> </w:t>
      </w:r>
      <w:r w:rsidR="00590D46" w:rsidRPr="0007339F">
        <w:t>purposefully</w:t>
      </w:r>
      <w:r w:rsidR="00331E5F" w:rsidRPr="0007339F">
        <w:t xml:space="preserve"> </w:t>
      </w:r>
      <w:r w:rsidR="00035977" w:rsidRPr="0007339F">
        <w:t>bel</w:t>
      </w:r>
      <w:r w:rsidR="00725FF3" w:rsidRPr="0007339F">
        <w:t>ow the optimal (sub-</w:t>
      </w:r>
      <w:r w:rsidR="00035977" w:rsidRPr="0007339F">
        <w:t xml:space="preserve">optimal) and </w:t>
      </w:r>
      <w:r w:rsidR="00AF0A70" w:rsidRPr="0007339F">
        <w:t xml:space="preserve">well </w:t>
      </w:r>
      <w:r w:rsidR="00035977" w:rsidRPr="0007339F">
        <w:t>above the</w:t>
      </w:r>
      <w:r w:rsidR="00FA3DA4" w:rsidRPr="0007339F">
        <w:t xml:space="preserve"> </w:t>
      </w:r>
      <w:r w:rsidR="00035977" w:rsidRPr="0007339F">
        <w:t>optimal</w:t>
      </w:r>
      <w:r w:rsidR="00725FF3" w:rsidRPr="0007339F">
        <w:t xml:space="preserve"> germination temperature (supra-</w:t>
      </w:r>
      <w:r w:rsidR="00035977" w:rsidRPr="0007339F">
        <w:t>optimal)</w:t>
      </w:r>
      <w:r w:rsidR="008173A2" w:rsidRPr="0007339F">
        <w:t>, pushing each species to its</w:t>
      </w:r>
      <w:r w:rsidR="00AF0A70" w:rsidRPr="0007339F">
        <w:t xml:space="preserve"> extreme</w:t>
      </w:r>
      <w:r w:rsidR="008173A2" w:rsidRPr="0007339F">
        <w:t xml:space="preserve"> </w:t>
      </w:r>
      <w:r w:rsidR="00105657" w:rsidRPr="0007339F">
        <w:t>thermal thresholds</w:t>
      </w:r>
      <w:r w:rsidR="00035977" w:rsidRPr="0007339F">
        <w:t xml:space="preserve">. </w:t>
      </w:r>
      <w:r w:rsidRPr="0007339F">
        <w:t>Fitting</w:t>
      </w:r>
      <w:r w:rsidR="00466152" w:rsidRPr="0007339F">
        <w:t xml:space="preserve"> a segmented</w:t>
      </w:r>
      <w:r w:rsidR="001710B0" w:rsidRPr="0007339F">
        <w:t xml:space="preserve"> </w:t>
      </w:r>
      <w:r w:rsidRPr="0007339F">
        <w:t>model requires</w:t>
      </w:r>
      <w:r w:rsidR="00035977" w:rsidRPr="0007339F">
        <w:t xml:space="preserve"> a minimum of three sub</w:t>
      </w:r>
      <w:r w:rsidR="00656D8B" w:rsidRPr="0007339F">
        <w:t>-</w:t>
      </w:r>
      <w:r w:rsidR="00035977" w:rsidRPr="0007339F">
        <w:t xml:space="preserve">optimal </w:t>
      </w:r>
      <w:r w:rsidRPr="0007339F">
        <w:t xml:space="preserve">and three supra-optimal </w:t>
      </w:r>
      <w:r w:rsidR="00035977" w:rsidRPr="0007339F">
        <w:t>temperature</w:t>
      </w:r>
      <w:r w:rsidR="00656D8B" w:rsidRPr="0007339F">
        <w:t>s</w:t>
      </w:r>
      <w:r w:rsidR="008173A2" w:rsidRPr="0007339F">
        <w:t xml:space="preserve">. </w:t>
      </w:r>
      <w:r w:rsidR="00035977" w:rsidRPr="0007339F">
        <w:t>It is thus recommended that experimental design</w:t>
      </w:r>
      <w:r w:rsidR="00403FF1" w:rsidRPr="0007339F">
        <w:t>s</w:t>
      </w:r>
      <w:r w:rsidR="00035977" w:rsidRPr="0007339F">
        <w:t xml:space="preserve"> </w:t>
      </w:r>
      <w:r w:rsidR="00403FF1" w:rsidRPr="0007339F">
        <w:t xml:space="preserve">include </w:t>
      </w:r>
      <w:r w:rsidR="008173A2" w:rsidRPr="0007339F">
        <w:t xml:space="preserve">a minimum of </w:t>
      </w:r>
      <w:r w:rsidR="00331E5F" w:rsidRPr="0007339F">
        <w:t>5</w:t>
      </w:r>
      <w:r w:rsidR="00035977" w:rsidRPr="0007339F">
        <w:t xml:space="preserve"> temperatures for each </w:t>
      </w:r>
      <w:r w:rsidR="00331E5F" w:rsidRPr="0007339F">
        <w:t xml:space="preserve">temperature range </w:t>
      </w:r>
      <w:r w:rsidR="00035977" w:rsidRPr="0007339F">
        <w:t xml:space="preserve">to effectively explore </w:t>
      </w:r>
      <w:r w:rsidR="00331E5F" w:rsidRPr="0007339F">
        <w:t>the</w:t>
      </w:r>
      <w:r w:rsidR="00590D46" w:rsidRPr="0007339F">
        <w:t xml:space="preserve"> limits</w:t>
      </w:r>
      <w:r w:rsidR="00331E5F" w:rsidRPr="0007339F">
        <w:t>, in which case</w:t>
      </w:r>
      <w:r w:rsidR="00590D46" w:rsidRPr="0007339F">
        <w:t xml:space="preserve"> some temperatures may not </w:t>
      </w:r>
      <w:r w:rsidR="00331E5F" w:rsidRPr="0007339F">
        <w:t>yield respon</w:t>
      </w:r>
      <w:r w:rsidRPr="0007339F">
        <w:t>ses</w:t>
      </w:r>
      <w:r w:rsidR="00035977" w:rsidRPr="0007339F">
        <w:t xml:space="preserve">. </w:t>
      </w:r>
      <w:r w:rsidR="00F2550A" w:rsidRPr="0007339F">
        <w:t>The less that is known about a given species</w:t>
      </w:r>
      <w:r w:rsidR="003D2500" w:rsidRPr="0007339F">
        <w:t xml:space="preserve"> from the outset</w:t>
      </w:r>
      <w:r w:rsidR="00F2550A" w:rsidRPr="0007339F">
        <w:t>, the more temperatures that should be tested.</w:t>
      </w:r>
      <w:r w:rsidR="00A7102D" w:rsidRPr="0007339F">
        <w:t xml:space="preserve"> </w:t>
      </w:r>
    </w:p>
    <w:p w14:paraId="207A1F23" w14:textId="72C27C1D" w:rsidR="00416976" w:rsidRPr="0007339F" w:rsidRDefault="00035977">
      <w:pPr>
        <w:spacing w:line="480" w:lineRule="auto"/>
        <w:ind w:firstLine="720"/>
      </w:pPr>
      <w:r w:rsidRPr="0007339F">
        <w:t>Constant temperature</w:t>
      </w:r>
      <w:r w:rsidR="007D5748">
        <w:t xml:space="preserve"> treatment</w:t>
      </w:r>
      <w:r w:rsidRPr="0007339F">
        <w:t xml:space="preserve">s </w:t>
      </w:r>
      <w:r w:rsidR="002B4669" w:rsidRPr="0007339F">
        <w:t xml:space="preserve">are known to produce promising results for </w:t>
      </w:r>
      <w:r w:rsidR="007D5748">
        <w:t>measuring</w:t>
      </w:r>
      <w:r w:rsidR="007D5748" w:rsidRPr="0007339F">
        <w:t xml:space="preserve"> </w:t>
      </w:r>
      <w:r w:rsidR="002B4669" w:rsidRPr="0007339F">
        <w:t xml:space="preserve">cardinal temperatures, particularly for agricultural varieties which have been bred for uniformity and stable germination temperatures </w:t>
      </w:r>
      <w:r w:rsidR="00985698" w:rsidRPr="0007339F">
        <w:fldChar w:fldCharType="begin"/>
      </w:r>
      <w:r w:rsidR="007F5111">
        <w:instrText xml:space="preserve"> ADDIN PAPERS2_CITATIONS &lt;citation&gt;&lt;uuid&gt;6A66EEE8-FC09-4B1B-8169-94C081E63599&lt;/uuid&gt;&lt;priority&gt;0&lt;/priority&gt;&lt;publications&gt;&lt;publication&gt;&lt;volume&gt;37&lt;/volume&gt;&lt;number&gt;178&lt;/number&gt;&lt;subtitle&gt;A comparison of chickpea, lentil, soyabean and cowpea at constant temperatures&lt;/subtitle&gt;&lt;startpage&gt;705&lt;/startpage&gt;&lt;title&gt;The influence of temperature of seed germination rate in grain legumes&lt;/title&gt;&lt;uuid&gt;F6C44BF5-CBCB-42F9-AE19-A4A79460F0F6&lt;/uuid&gt;&lt;subtype&gt;400&lt;/subtype&gt;&lt;endpage&gt;715&lt;/endpage&gt;&lt;type&gt;400&lt;/type&gt;&lt;citekey&gt;Anonymous:9sRL9cvL&lt;/citekey&gt;&lt;publication_date&gt;99198601281200000000222000&lt;/publication_date&gt;&lt;bundle&gt;&lt;publication&gt;&lt;title&gt;Journal of Experimental Botany&lt;/title&gt;&lt;type&gt;-100&lt;/type&gt;&lt;subtype&gt;-100&lt;/subtype&gt;&lt;uuid&gt;4A35B51C-136D-48D9-BF95-CE8C2030EED8&lt;/uuid&gt;&lt;/publication&gt;&lt;/bundle&gt;&lt;authors&gt;&lt;author&gt;&lt;firstName&gt;S&lt;/firstName&gt;&lt;lastName&gt;Covell&lt;/lastName&gt;&lt;/author&gt;&lt;author&gt;&lt;firstName&gt;R&lt;/firstName&gt;&lt;middleNames&gt;H&lt;/middleNames&gt;&lt;lastName&gt;Ellis&lt;/lastName&gt;&lt;/author&gt;&lt;author&gt;&lt;firstName&gt;E&lt;/firstName&gt;&lt;middleNames&gt;H&lt;/middleNames&gt;&lt;lastName&gt;Roberts&lt;/lastName&gt;&lt;/author&gt;&lt;author&gt;&lt;firstName&gt;R&lt;/firstName&gt;&lt;middleNames&gt;J&lt;/middleNames&gt;&lt;lastName&gt;Summerfield&lt;/lastName&gt;&lt;/author&gt;&lt;/authors&gt;&lt;/publication&gt;&lt;/publications&gt;&lt;cites&gt;&lt;/cites&gt;&lt;/citation&gt;</w:instrText>
      </w:r>
      <w:r w:rsidR="00985698" w:rsidRPr="0007339F">
        <w:fldChar w:fldCharType="separate"/>
      </w:r>
      <w:r w:rsidR="000A124B" w:rsidRPr="0007339F">
        <w:rPr>
          <w:rFonts w:eastAsiaTheme="minorEastAsia"/>
          <w:lang w:eastAsia="ja-JP"/>
        </w:rPr>
        <w:t xml:space="preserve">(Covell </w:t>
      </w:r>
      <w:r w:rsidR="000A124B" w:rsidRPr="0007339F">
        <w:rPr>
          <w:rFonts w:eastAsiaTheme="minorEastAsia"/>
          <w:i/>
          <w:iCs/>
          <w:lang w:eastAsia="ja-JP"/>
        </w:rPr>
        <w:t>et al.</w:t>
      </w:r>
      <w:r w:rsidR="000A124B" w:rsidRPr="0007339F">
        <w:rPr>
          <w:rFonts w:eastAsiaTheme="minorEastAsia"/>
          <w:lang w:eastAsia="ja-JP"/>
        </w:rPr>
        <w:t xml:space="preserve"> 1986)</w:t>
      </w:r>
      <w:r w:rsidR="00985698" w:rsidRPr="0007339F">
        <w:fldChar w:fldCharType="end"/>
      </w:r>
      <w:r w:rsidR="00985698" w:rsidRPr="0007339F">
        <w:t xml:space="preserve">. </w:t>
      </w:r>
      <w:r w:rsidR="002E507E" w:rsidRPr="0007339F">
        <w:t>Nevertheless</w:t>
      </w:r>
      <w:r w:rsidRPr="0007339F">
        <w:t xml:space="preserve"> many wild species</w:t>
      </w:r>
      <w:r w:rsidR="00500CD2" w:rsidRPr="0007339F">
        <w:t xml:space="preserve"> </w:t>
      </w:r>
      <w:r w:rsidRPr="0007339F">
        <w:t xml:space="preserve">may require alternating temperatures, or alternating temperatures may better represent real ambient conditions found in nature </w:t>
      </w:r>
      <w:r w:rsidR="00BA5D40" w:rsidRPr="0007339F">
        <w:fldChar w:fldCharType="begin"/>
      </w:r>
      <w:r w:rsidR="007F5111">
        <w:instrText xml:space="preserve"> ADDIN PAPERS2_CITATIONS &lt;citation&gt;&lt;uuid&gt;DDBB11A5-3A8F-46B4-86E6-42F6220DA983&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gt;&lt;publication_date&gt;99201700001200000000200000&lt;/publication_date&gt;&lt;number&gt;19&lt;/number&gt;&lt;doi&gt;10.1111/plb.12449&lt;/doi&gt;&lt;startpage&gt;1&lt;/startpage&gt;&lt;title&gt;Alternating temperature combined with darkness resets base temperature for germination (Tb) in photoblastic seeds of Lippia and Aloysia (Verbenaceae)&lt;/title&gt;&lt;uuid&gt;899F5D27-C033-4A4B-991A-50DF180017D1&lt;/uuid&gt;&lt;subtype&gt;400&lt;/subtype&gt;&lt;endpage&gt;5&lt;/endpage&gt;&lt;type&gt;400&lt;/type&gt;&lt;url&gt;http://onlinelibrary.wiley.com/doi/10.1111/plb.12449/full&lt;/url&gt;&lt;bundle&gt;&lt;publication&gt;&lt;title&gt;Plant Biology&lt;/title&gt;&lt;type&gt;-100&lt;/type&gt;&lt;subtype&gt;-100&lt;/subtype&gt;&lt;uuid&gt;005A5615-0BE6-43A2-AE90-F9BA28CFC9E2&lt;/uuid&gt;&lt;/publication&gt;&lt;/bundle&gt;&lt;authors&gt;&lt;author&gt;&lt;firstName&gt;G&lt;/firstName&gt;&lt;lastName&gt;Galíndez&lt;/lastName&gt;&lt;/author&gt;&lt;author&gt;&lt;firstName&gt;C&lt;/firstName&gt;&lt;middleNames&gt;E&lt;/middleNames&gt;&lt;lastName&gt;Seal&lt;/lastName&gt;&lt;/author&gt;&lt;author&gt;&lt;firstName&gt;M&lt;/firstName&gt;&lt;middleNames&gt;I&lt;/middleNames&gt;&lt;lastName&gt;Daws&lt;/lastName&gt;&lt;/author&gt;&lt;author&gt;&lt;firstName&gt;L&lt;/firstName&gt;&lt;lastName&gt;Lindow&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 Galíndez </w:t>
      </w:r>
      <w:r w:rsidR="000A124B" w:rsidRPr="0007339F">
        <w:rPr>
          <w:rFonts w:eastAsiaTheme="minorEastAsia"/>
          <w:i/>
          <w:iCs/>
          <w:lang w:eastAsia="ja-JP"/>
        </w:rPr>
        <w:t>et al.</w:t>
      </w:r>
      <w:r w:rsidR="000A124B" w:rsidRPr="0007339F">
        <w:rPr>
          <w:rFonts w:eastAsiaTheme="minorEastAsia"/>
          <w:lang w:eastAsia="ja-JP"/>
        </w:rPr>
        <w:t xml:space="preserve"> 2017)</w:t>
      </w:r>
      <w:r w:rsidR="00BA5D40" w:rsidRPr="0007339F">
        <w:fldChar w:fldCharType="end"/>
      </w:r>
      <w:r w:rsidR="00BA5D40" w:rsidRPr="0007339F">
        <w:t xml:space="preserve">. </w:t>
      </w:r>
      <w:r w:rsidRPr="0007339F">
        <w:t xml:space="preserve">When testing with alternating temperatures, it is </w:t>
      </w:r>
      <w:r w:rsidR="002E507E" w:rsidRPr="0007339F">
        <w:t xml:space="preserve">possible to run the analyses by inputting the temperature regimes as the average of the two phases </w:t>
      </w:r>
      <w:r w:rsidR="00451D27" w:rsidRPr="0007339F">
        <w:fldChar w:fldCharType="begin"/>
      </w:r>
      <w:r w:rsidR="007F5111">
        <w:instrText xml:space="preserve"> ADDIN PAPERS2_CITATIONS &lt;citation&gt;&lt;uuid&gt;2889A39E-9E59-4D15-A2E9-57BF27C4A1AA&lt;/uuid&gt;&lt;priority&gt;0&lt;/priority&gt;&lt;publications&gt;&lt;publication&gt;&lt;volume&gt;74&lt;/volume&gt;&lt;startpage&gt;519&lt;/startpage&gt;&lt;title&gt;Alternating temperatures and rate of seed germination in lentil&lt;/title&gt;&lt;uuid&gt;360076F0-6F6F-4E8E-B63F-288D2A8C1771&lt;/uuid&gt;&lt;subtype&gt;400&lt;/subtype&gt;&lt;endpage&gt;524&lt;/endpage&gt;&lt;type&gt;400&lt;/type&gt;&lt;citekey&gt;Anonymous:NgB28G9v&lt;/citekey&gt;&lt;publication_date&gt;99199402041200000000222000&lt;/publication_date&gt;&lt;bundle&gt;&lt;publication&gt;&lt;title&gt;Annals of Botany&lt;/title&gt;&lt;type&gt;-100&lt;/type&gt;&lt;subtype&gt;-100&lt;/subtype&gt;&lt;uuid&gt;B215CCBD-0789-492F-9AE9-F60A2F13EBE1&lt;/uuid&gt;&lt;/publication&gt;&lt;/bundle&gt;&lt;authors&gt;&lt;author&gt;&lt;firstName&gt;R&lt;/firstName&gt;&lt;middleNames&gt;H&lt;/middleNames&gt;&lt;lastName&gt;Ellis&lt;/lastName&gt;&lt;/author&gt;&lt;author&gt;&lt;firstName&gt;S&lt;/firstName&gt;&lt;lastName&gt;Barret&lt;/lastName&gt;&lt;/author&gt;&lt;/authors&gt;&lt;/publication&gt;&lt;/publications&gt;&lt;cites&gt;&lt;/cites&gt;&lt;/citation&gt;</w:instrText>
      </w:r>
      <w:r w:rsidR="00451D27" w:rsidRPr="0007339F">
        <w:fldChar w:fldCharType="separate"/>
      </w:r>
      <w:r w:rsidR="000A124B" w:rsidRPr="0007339F">
        <w:rPr>
          <w:rFonts w:eastAsiaTheme="minorEastAsia"/>
          <w:lang w:eastAsia="ja-JP"/>
        </w:rPr>
        <w:t>(Ellis &amp; Barret 1994)</w:t>
      </w:r>
      <w:r w:rsidR="00451D27" w:rsidRPr="0007339F">
        <w:fldChar w:fldCharType="end"/>
      </w:r>
      <w:r w:rsidRPr="0007339F">
        <w:t>.</w:t>
      </w:r>
      <w:r w:rsidR="005A4AD7" w:rsidRPr="0007339F">
        <w:t xml:space="preserve"> </w:t>
      </w:r>
      <w:r w:rsidR="002E507E" w:rsidRPr="0007339F">
        <w:t xml:space="preserve">However, this approach might not be correct if one of the two phases falls below the base temperature or above the ceiling temperature, since the seeds would not accumulate thermal time during this phase. </w:t>
      </w:r>
      <w:r w:rsidR="005A4AD7" w:rsidRPr="0007339F">
        <w:t xml:space="preserve">Thus, alternating temperature regimes should be carefully planned </w:t>
      </w:r>
      <w:r w:rsidR="00E50823" w:rsidRPr="0007339F">
        <w:t>to avoid exc</w:t>
      </w:r>
      <w:r w:rsidR="002E507E" w:rsidRPr="0007339F">
        <w:t>eeding the cardinal temperature range</w:t>
      </w:r>
      <w:r w:rsidR="005A4AD7" w:rsidRPr="0007339F">
        <w:t>.</w:t>
      </w:r>
      <w:r w:rsidR="0082442B" w:rsidRPr="0007339F">
        <w:t xml:space="preserve"> </w:t>
      </w:r>
      <w:r w:rsidRPr="0007339F">
        <w:t>Constant temperatures should never be compared to alternating temperatures</w:t>
      </w:r>
      <w:r w:rsidR="005A4AD7" w:rsidRPr="0007339F">
        <w:t xml:space="preserve"> </w:t>
      </w:r>
      <w:r w:rsidR="005A4AD7" w:rsidRPr="0007339F">
        <w:lastRenderedPageBreak/>
        <w:t>within the same</w:t>
      </w:r>
      <w:r w:rsidR="0082442B" w:rsidRPr="0007339F">
        <w:t xml:space="preserve"> analysis or</w:t>
      </w:r>
      <w:r w:rsidR="005A4AD7" w:rsidRPr="0007339F">
        <w:t xml:space="preserve"> </w:t>
      </w:r>
      <w:r w:rsidR="0082442B" w:rsidRPr="0007339F">
        <w:rPr>
          <w:i/>
        </w:rPr>
        <w:t>Treatment</w:t>
      </w:r>
      <w:r w:rsidR="005A4AD7" w:rsidRPr="0007339F">
        <w:t>, but if testing both, the two temperature regimes should be set up as two experiments</w:t>
      </w:r>
      <w:r w:rsidR="00656D8B" w:rsidRPr="0007339F">
        <w:t xml:space="preserve"> or </w:t>
      </w:r>
      <w:r w:rsidR="0082442B" w:rsidRPr="0007339F">
        <w:rPr>
          <w:i/>
        </w:rPr>
        <w:t>Groupings</w:t>
      </w:r>
      <w:r w:rsidR="005A4AD7" w:rsidRPr="0007339F">
        <w:t>, to compare against each other</w:t>
      </w:r>
      <w:r w:rsidRPr="0007339F">
        <w:t>.</w:t>
      </w:r>
      <w:r w:rsidR="008173A2" w:rsidRPr="0007339F">
        <w:t xml:space="preserve"> </w:t>
      </w:r>
      <w:r w:rsidR="00F2550A" w:rsidRPr="0007339F">
        <w:t xml:space="preserve">Ideally, in setting up an experimental design for wild species, a regime of both constant and alternating temperatures could be tested separately, and the results compared. </w:t>
      </w:r>
    </w:p>
    <w:p w14:paraId="379652DA" w14:textId="620B8663" w:rsidR="007905F5" w:rsidRPr="0007339F" w:rsidRDefault="008173A2">
      <w:pPr>
        <w:spacing w:line="480" w:lineRule="auto"/>
        <w:ind w:firstLine="720"/>
      </w:pPr>
      <w:r w:rsidRPr="0007339F">
        <w:t xml:space="preserve">Experiments are recommended to be run </w:t>
      </w:r>
      <w:r w:rsidR="006E1C70" w:rsidRPr="0007339F">
        <w:t xml:space="preserve">until cumulative germination reaches a plateau. </w:t>
      </w:r>
      <w:r w:rsidR="00403FF1" w:rsidRPr="0007339F">
        <w:t xml:space="preserve">Scoring dates should be adjusted to the speed of germination of the study species, so cumulative germination curves with good resolution are produced. </w:t>
      </w:r>
      <w:r w:rsidR="00010AFA" w:rsidRPr="0007339F">
        <w:t>Finally</w:t>
      </w:r>
      <w:r w:rsidR="006E1C70" w:rsidRPr="0007339F">
        <w:t>, it is important to consider that the cardinal temperatures are not fixed values but depend on the dormancy state of the seed</w:t>
      </w:r>
      <w:r w:rsidR="00E50823" w:rsidRPr="0007339F">
        <w:t xml:space="preserve"> lot, as affected by any pre-treatment or variation i</w:t>
      </w:r>
      <w:r w:rsidR="00BB3433">
        <w:t>n</w:t>
      </w:r>
      <w:r w:rsidR="00E50823" w:rsidRPr="0007339F">
        <w:t xml:space="preserve"> developmental time</w:t>
      </w:r>
      <w:r w:rsidR="006E1C70" w:rsidRPr="0007339F">
        <w:t xml:space="preserve"> </w:t>
      </w:r>
      <w:r w:rsidR="00AD37A6" w:rsidRPr="0007339F">
        <w:fldChar w:fldCharType="begin"/>
      </w:r>
      <w:r w:rsidR="007F5111">
        <w:instrText xml:space="preserve"> ADDIN PAPERS2_CITATIONS &lt;citation&gt;&lt;uuid&gt;2C542D52-6355-4B44-BC88-4B54B82965FC&lt;/uuid&gt;&lt;priority&gt;0&lt;/priority&gt;&lt;publications&gt;&lt;publication&gt;&lt;volume&gt;50&lt;/volume&gt;&lt;publication_date&gt;99199909001200000000220000&lt;/publication_date&gt;&lt;number&gt;338&lt;/number&gt;&lt;doi&gt;10.1093/jexbot/50.338.1507&lt;/doi&gt;&lt;startpage&gt;1507&lt;/startpage&gt;&lt;title&gt;Kinetics of dormancy release and the high temperature germination response in Aesculus hippocastanum seeds&lt;/title&gt;&lt;uuid&gt;00DF8043-A0C1-4C43-8FD1-552B8B54392D&lt;/uuid&gt;&lt;subtype&gt;400&lt;/subtype&gt;&lt;endpage&gt;1514&lt;/endpage&gt;&lt;type&gt;400&lt;/type&gt;&lt;url&gt;http://www.jexbot.oupjournals.org/cgi/doi/10.1093/jexbot/50.338.1507&lt;/url&gt;&lt;bundle&gt;&lt;publication&gt;&lt;title&gt;Journal of Experimental Botany&lt;/title&gt;&lt;type&gt;-100&lt;/type&gt;&lt;subtype&gt;-100&lt;/subtype&gt;&lt;uuid&gt;4A35B51C-136D-48D9-BF95-CE8C2030EED8&lt;/uuid&gt;&lt;/publication&gt;&lt;/bundle&gt;&lt;authors&gt;&lt;author&gt;&lt;firstName&gt;H&lt;/firstName&gt;&lt;middleNames&gt;W&lt;/middleNames&gt;&lt;lastName&gt;Pritchard&lt;/lastName&gt;&lt;/author&gt;&lt;author&gt;&lt;firstName&gt;K&lt;/firstName&gt;&lt;middleNames&gt;J&lt;/middleNames&gt;&lt;lastName&gt;Steadman&lt;/lastName&gt;&lt;/author&gt;&lt;author&gt;&lt;firstName&gt;J&lt;/firstName&gt;&lt;middleNames&gt;V&lt;/middleNames&gt;&lt;lastName&gt;Nash&lt;/lastName&gt;&lt;/author&gt;&lt;author&gt;&lt;firstName&gt;C&lt;/firstName&gt;&lt;lastName&gt;Jones&lt;/lastName&gt;&lt;/author&gt;&lt;/authors&gt;&lt;/publication&gt;&lt;publication&gt;&lt;volume&gt;162&lt;/volume&gt;&lt;publication_date&gt;99200404001200000000220000&lt;/publication_date&gt;&lt;number&gt;1&lt;/number&gt;&lt;doi&gt;10.1111/j.1469-8137.2004.01012.x&lt;/doi&gt;&lt;startpage&gt;157&lt;/startpage&gt;&lt;title&gt;Developmental heat sum influences recalcitrant seed traits in Aesculus hippocastanum across Europe&lt;/title&gt;&lt;uuid&gt;9F534E63-DEE1-4BE3-A243-130C5DEDBA21&lt;/uuid&gt;&lt;subtype&gt;400&lt;/subtype&gt;&lt;endpage&gt;166&lt;/endpage&gt;&lt;type&gt;400&lt;/type&gt;&lt;url&gt;http://doi.wiley.com/10.1111/j.1469-8137.2004.01012.x&lt;/url&gt;&lt;bundle&gt;&lt;publication&gt;&lt;title&gt;New Phytologist&lt;/title&gt;&lt;type&gt;-100&lt;/type&gt;&lt;subtype&gt;-100&lt;/subtype&gt;&lt;uuid&gt;A53C9D38-282C-42B1-B243-EE54C249D7D0&lt;/uuid&gt;&lt;/publication&gt;&lt;/bundle&gt;&lt;authors&gt;&lt;author&gt;&lt;firstName&gt;M&lt;/firstName&gt;&lt;middleNames&gt;I&lt;/middleNames&gt;&lt;lastName&gt;Daws&lt;/lastName&gt;&lt;/author&gt;&lt;author&gt;&lt;firstName&gt;E&lt;/firstName&gt;&lt;lastName&gt;Lydall&lt;/lastName&gt;&lt;/author&gt;&lt;author&gt;&lt;firstName&gt;P&lt;/firstName&gt;&lt;lastName&gt;Chmielarz&lt;/lastName&gt;&lt;/author&gt;&lt;author&gt;&lt;firstName&gt;O&lt;/firstName&gt;&lt;lastName&gt;Leprince&lt;/lastName&gt;&lt;/author&gt;&lt;author&gt;&lt;firstName&gt;S&lt;/firstName&gt;&lt;lastName&gt;Matthews&lt;/lastName&gt;&lt;/author&gt;&lt;author&gt;&lt;firstName&gt;C&lt;/firstName&gt;&lt;middleNames&gt;A&lt;/middleNames&gt;&lt;lastName&gt;Thanos&lt;/lastName&gt;&lt;/author&gt;&lt;author&gt;&lt;firstName&gt;H&lt;/firstName&gt;&lt;middleNames&gt;W&lt;/middleNames&gt;&lt;lastName&gt;Pritchard&lt;/lastName&gt;&lt;/author&gt;&lt;/authors&gt;&lt;/publication&gt;&lt;/publications&gt;&lt;cites&gt;&lt;/cites&gt;&lt;/citation&gt;</w:instrText>
      </w:r>
      <w:r w:rsidR="00AD37A6" w:rsidRPr="0007339F">
        <w:fldChar w:fldCharType="separate"/>
      </w:r>
      <w:r w:rsidR="000A124B" w:rsidRPr="0007339F">
        <w:rPr>
          <w:rFonts w:eastAsiaTheme="minorEastAsia"/>
          <w:lang w:eastAsia="ja-JP"/>
        </w:rPr>
        <w:t xml:space="preserve">(Pritchard </w:t>
      </w:r>
      <w:r w:rsidR="000A124B" w:rsidRPr="0007339F">
        <w:rPr>
          <w:rFonts w:eastAsiaTheme="minorEastAsia"/>
          <w:i/>
          <w:iCs/>
          <w:lang w:eastAsia="ja-JP"/>
        </w:rPr>
        <w:t>et al.</w:t>
      </w:r>
      <w:r w:rsidR="000A124B" w:rsidRPr="0007339F">
        <w:rPr>
          <w:rFonts w:eastAsiaTheme="minorEastAsia"/>
          <w:lang w:eastAsia="ja-JP"/>
        </w:rPr>
        <w:t xml:space="preserve"> 1999; Daws </w:t>
      </w:r>
      <w:r w:rsidR="000A124B" w:rsidRPr="0007339F">
        <w:rPr>
          <w:rFonts w:eastAsiaTheme="minorEastAsia"/>
          <w:i/>
          <w:iCs/>
          <w:lang w:eastAsia="ja-JP"/>
        </w:rPr>
        <w:t>et al.</w:t>
      </w:r>
      <w:r w:rsidR="000A124B" w:rsidRPr="0007339F">
        <w:rPr>
          <w:rFonts w:eastAsiaTheme="minorEastAsia"/>
          <w:lang w:eastAsia="ja-JP"/>
        </w:rPr>
        <w:t xml:space="preserve"> 2004)</w:t>
      </w:r>
      <w:r w:rsidR="00AD37A6" w:rsidRPr="0007339F">
        <w:fldChar w:fldCharType="end"/>
      </w:r>
      <w:r w:rsidR="00AD37A6" w:rsidRPr="0007339F">
        <w:t>.</w:t>
      </w:r>
      <w:r w:rsidR="008F5A51" w:rsidRPr="0007339F">
        <w:t xml:space="preserve"> Generally, non-dormant seeds with high germination percentages are needed to produce robust estimations of the cardinal temperatures and the thermal time.</w:t>
      </w:r>
    </w:p>
    <w:p w14:paraId="11B47213" w14:textId="0E5D7149" w:rsidR="00AF0A70" w:rsidRPr="0007339F" w:rsidRDefault="00AF0A70">
      <w:pPr>
        <w:spacing w:line="480" w:lineRule="auto"/>
        <w:ind w:firstLine="720"/>
      </w:pPr>
      <w:r w:rsidRPr="0007339F">
        <w:t>Regardless of the data analys</w:t>
      </w:r>
      <w:r w:rsidR="002E507E" w:rsidRPr="0007339F">
        <w:t>i</w:t>
      </w:r>
      <w:r w:rsidRPr="0007339F">
        <w:t xml:space="preserve">s that </w:t>
      </w:r>
      <w:r w:rsidR="001172DE" w:rsidRPr="0007339F">
        <w:t>is being pursued</w:t>
      </w:r>
      <w:r w:rsidRPr="0007339F">
        <w:t>, we strongly encourage seed researchers to adopt the format proposed here (</w:t>
      </w:r>
      <w:r w:rsidRPr="0007339F">
        <w:rPr>
          <w:b/>
        </w:rPr>
        <w:t>Supplementary Information 1</w:t>
      </w:r>
      <w:r w:rsidRPr="0007339F">
        <w:t>) when storing and sharing their original germination data. This format - in which each data record is a row, and each variable is a column – is the standard used by most statistical languages, including R. Using this standard for record keeping would improve the communication within seed research and with other scientific fields. Moreover, we propose the policy of making these standardi</w:t>
      </w:r>
      <w:r w:rsidR="0066635F" w:rsidRPr="0007339F">
        <w:t>s</w:t>
      </w:r>
      <w:r w:rsidRPr="0007339F">
        <w:t>ed records available to the public as supplementary material of the publications in which they are first reported. This would ensure that data from single species studies can be incorporated into meta-analyses of seed germination, to the common benefit of seed science.</w:t>
      </w:r>
    </w:p>
    <w:p w14:paraId="0C81A927" w14:textId="65A374DD" w:rsidR="008F5A51" w:rsidRPr="0007339F" w:rsidRDefault="008F5A51" w:rsidP="007C5F42">
      <w:pPr>
        <w:spacing w:line="480" w:lineRule="auto"/>
        <w:ind w:firstLine="720"/>
        <w:rPr>
          <w:i/>
        </w:rPr>
      </w:pPr>
      <w:r w:rsidRPr="0007339F">
        <w:rPr>
          <w:i/>
        </w:rPr>
        <w:t>Conclusions</w:t>
      </w:r>
    </w:p>
    <w:p w14:paraId="544C3766" w14:textId="01D69035" w:rsidR="00092A96" w:rsidRPr="0007339F" w:rsidRDefault="00092A96" w:rsidP="007C5F42">
      <w:pPr>
        <w:spacing w:line="480" w:lineRule="auto"/>
        <w:ind w:firstLine="720"/>
      </w:pPr>
      <w:r w:rsidRPr="0007339F">
        <w:t xml:space="preserve">We have found and confirmed that this method is useful to calculate thermal time and cardinal temperatures in germination experiments which have tested a full range of temperatures </w:t>
      </w:r>
      <w:r w:rsidRPr="0007339F">
        <w:lastRenderedPageBreak/>
        <w:t>across a given species germination gradient</w:t>
      </w:r>
      <w:r w:rsidR="002B4669" w:rsidRPr="0007339F">
        <w:t>.</w:t>
      </w:r>
      <w:r w:rsidR="004A1BC5" w:rsidRPr="0007339F">
        <w:t xml:space="preserve"> Physiological thresholds such as the cardinal temperatures are highly informative plant traits, and a key tool to integrate plant regeneration into multi-species community studies </w:t>
      </w:r>
      <w:r w:rsidR="004A1BC5" w:rsidRPr="0007339F">
        <w:fldChar w:fldCharType="begin"/>
      </w:r>
      <w:r w:rsidR="007F5111">
        <w:instrText xml:space="preserve"> ADDIN PAPERS2_CITATIONS &lt;citation&gt;&lt;uuid&gt;E418A485-59D3-49F6-BA4E-001345AA3A61&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4A1BC5" w:rsidRPr="0007339F">
        <w:fldChar w:fldCharType="separate"/>
      </w:r>
      <w:r w:rsidR="004A1BC5" w:rsidRPr="0007339F">
        <w:rPr>
          <w:rFonts w:eastAsiaTheme="minorEastAsia"/>
          <w:lang w:eastAsia="ja-JP"/>
        </w:rPr>
        <w:t xml:space="preserve">(Jiménez-Alfaro </w:t>
      </w:r>
      <w:r w:rsidR="004A1BC5" w:rsidRPr="0007339F">
        <w:rPr>
          <w:rFonts w:eastAsiaTheme="minorEastAsia"/>
          <w:i/>
          <w:iCs/>
          <w:lang w:eastAsia="ja-JP"/>
        </w:rPr>
        <w:t>et al.</w:t>
      </w:r>
      <w:r w:rsidR="004A1BC5" w:rsidRPr="0007339F">
        <w:rPr>
          <w:rFonts w:eastAsiaTheme="minorEastAsia"/>
          <w:lang w:eastAsia="ja-JP"/>
        </w:rPr>
        <w:t xml:space="preserve"> 2016; Larson &amp; Funk 2016)</w:t>
      </w:r>
      <w:r w:rsidR="004A1BC5" w:rsidRPr="0007339F">
        <w:fldChar w:fldCharType="end"/>
      </w:r>
      <w:r w:rsidR="004A1BC5" w:rsidRPr="0007339F">
        <w:t>.</w:t>
      </w:r>
      <w:r w:rsidR="00105657" w:rsidRPr="0007339F">
        <w:t xml:space="preserve"> We believe that this method will be of great value to generate cardinal temperature data for an </w:t>
      </w:r>
      <w:r w:rsidR="00376D99" w:rsidRPr="0007339F">
        <w:t>ever-increasing</w:t>
      </w:r>
      <w:r w:rsidR="00105657" w:rsidRPr="0007339F">
        <w:t xml:space="preserve"> number of species</w:t>
      </w:r>
      <w:r w:rsidR="00376D99" w:rsidRPr="0007339F">
        <w:t>, setting a standardi</w:t>
      </w:r>
      <w:r w:rsidR="0066635F" w:rsidRPr="0007339F">
        <w:t>s</w:t>
      </w:r>
      <w:r w:rsidR="00376D99" w:rsidRPr="0007339F">
        <w:t>ed methodology for the</w:t>
      </w:r>
      <w:r w:rsidR="00AF0A70" w:rsidRPr="0007339F">
        <w:t xml:space="preserve"> consistent</w:t>
      </w:r>
      <w:r w:rsidR="00376D99" w:rsidRPr="0007339F">
        <w:t xml:space="preserve"> measurement of species germination traits</w:t>
      </w:r>
      <w:r w:rsidR="00105657" w:rsidRPr="0007339F">
        <w:t xml:space="preserve">. </w:t>
      </w:r>
    </w:p>
    <w:p w14:paraId="755A3DB5" w14:textId="77777777" w:rsidR="00E82FA7" w:rsidRPr="0007339F" w:rsidRDefault="00041D35" w:rsidP="007C5F42">
      <w:pPr>
        <w:spacing w:line="480" w:lineRule="auto"/>
        <w:rPr>
          <w:b/>
        </w:rPr>
      </w:pPr>
      <w:r w:rsidRPr="0007339F">
        <w:rPr>
          <w:b/>
        </w:rPr>
        <w:t>Acknowledgements</w:t>
      </w:r>
    </w:p>
    <w:p w14:paraId="75124C6B" w14:textId="4A19E7E7" w:rsidR="00F2550A" w:rsidRPr="0007339F" w:rsidRDefault="00823821" w:rsidP="005709EF">
      <w:pPr>
        <w:spacing w:after="0" w:line="480" w:lineRule="auto"/>
        <w:rPr>
          <w:rFonts w:eastAsia="Times New Roman"/>
          <w:bCs/>
          <w:color w:val="070606"/>
          <w:shd w:val="clear" w:color="auto" w:fill="FFFFFF"/>
        </w:rPr>
      </w:pPr>
      <w:r w:rsidRPr="0007339F">
        <w:rPr>
          <w:rFonts w:eastAsia="Times New Roman"/>
          <w:bCs/>
          <w:color w:val="070606"/>
          <w:shd w:val="clear" w:color="auto" w:fill="FFFFFF"/>
        </w:rPr>
        <w:t xml:space="preserve">Special thanks to </w:t>
      </w:r>
      <w:r w:rsidR="002E507E" w:rsidRPr="0007339F">
        <w:rPr>
          <w:rFonts w:eastAsia="Times New Roman"/>
          <w:bCs/>
          <w:color w:val="070606"/>
          <w:shd w:val="clear" w:color="auto" w:fill="FFFFFF"/>
        </w:rPr>
        <w:t>Mar</w:t>
      </w:r>
      <w:r w:rsidR="00E50005" w:rsidRPr="0007339F">
        <w:rPr>
          <w:rFonts w:eastAsia="Times New Roman"/>
          <w:bCs/>
          <w:color w:val="070606"/>
          <w:shd w:val="clear" w:color="auto" w:fill="FFFFFF"/>
        </w:rPr>
        <w:t>i</w:t>
      </w:r>
      <w:r w:rsidR="008A2ADE" w:rsidRPr="0007339F">
        <w:rPr>
          <w:rFonts w:eastAsia="Times New Roman"/>
          <w:bCs/>
          <w:color w:val="070606"/>
          <w:shd w:val="clear" w:color="auto" w:fill="FFFFFF"/>
        </w:rPr>
        <w:t>a Tudela</w:t>
      </w:r>
      <w:r w:rsidR="004C6319" w:rsidRPr="0007339F">
        <w:rPr>
          <w:rFonts w:eastAsia="Times New Roman"/>
          <w:bCs/>
          <w:color w:val="070606"/>
          <w:shd w:val="clear" w:color="auto" w:fill="FFFFFF"/>
        </w:rPr>
        <w:t xml:space="preserve"> Isanta</w:t>
      </w:r>
      <w:r w:rsidR="008A2ADE" w:rsidRPr="0007339F">
        <w:rPr>
          <w:rFonts w:eastAsia="Times New Roman"/>
          <w:bCs/>
          <w:color w:val="070606"/>
          <w:shd w:val="clear" w:color="auto" w:fill="FFFFFF"/>
        </w:rPr>
        <w:t xml:space="preserve"> of </w:t>
      </w:r>
      <w:r w:rsidRPr="0007339F">
        <w:rPr>
          <w:rFonts w:eastAsia="Times New Roman"/>
          <w:bCs/>
          <w:color w:val="070606"/>
          <w:shd w:val="clear" w:color="auto" w:fill="FFFFFF"/>
        </w:rPr>
        <w:t>the NAtive Seed Science TEchnology and Conservation (</w:t>
      </w:r>
      <w:r w:rsidR="00BB3433">
        <w:rPr>
          <w:rFonts w:eastAsia="Times New Roman"/>
          <w:bCs/>
          <w:color w:val="070606"/>
          <w:shd w:val="clear" w:color="auto" w:fill="FFFFFF"/>
        </w:rPr>
        <w:t>http://</w:t>
      </w:r>
      <w:r w:rsidRPr="0007339F">
        <w:rPr>
          <w:rFonts w:eastAsia="Times New Roman"/>
          <w:bCs/>
          <w:color w:val="070606"/>
          <w:shd w:val="clear" w:color="auto" w:fill="FFFFFF"/>
        </w:rPr>
        <w:t>NASSTEC) Initial Training Network (ITN)</w:t>
      </w:r>
      <w:r w:rsidR="00DF57EC" w:rsidRPr="0007339F">
        <w:rPr>
          <w:rFonts w:eastAsia="Times New Roman"/>
          <w:bCs/>
          <w:color w:val="070606"/>
          <w:shd w:val="clear" w:color="auto" w:fill="FFFFFF"/>
        </w:rPr>
        <w:t xml:space="preserve"> for helping to test the script leading to a much improved method and manuscript</w:t>
      </w:r>
      <w:r w:rsidRPr="0007339F">
        <w:rPr>
          <w:rFonts w:eastAsia="Times New Roman"/>
          <w:bCs/>
          <w:color w:val="070606"/>
          <w:shd w:val="clear" w:color="auto" w:fill="FFFFFF"/>
        </w:rPr>
        <w:t xml:space="preserve">. </w:t>
      </w:r>
      <w:r w:rsidR="00041D35" w:rsidRPr="0007339F">
        <w:rPr>
          <w:rFonts w:eastAsia="Times New Roman"/>
          <w:bCs/>
          <w:color w:val="070606"/>
          <w:shd w:val="clear" w:color="auto" w:fill="FFFFFF"/>
        </w:rPr>
        <w:t>The research leading to these results has received funding from the People Programme (Marie Curie Actions) of the European Union's Seventh Framework Programme FP7/2007-2013/ under REA grant agreement n°607785.</w:t>
      </w:r>
      <w:r w:rsidR="008232BF" w:rsidRPr="0007339F">
        <w:rPr>
          <w:rFonts w:eastAsia="Times New Roman"/>
          <w:bCs/>
          <w:color w:val="070606"/>
          <w:shd w:val="clear" w:color="auto" w:fill="FFFFFF"/>
        </w:rPr>
        <w:t xml:space="preserve"> </w:t>
      </w:r>
      <w:r w:rsidR="008232BF" w:rsidRPr="0007339F">
        <w:t>E.F.P. had the financial support of the Government of Asturias and the FP7 – Marie Curie - COFUND programme of the European Commission (Grant ‘Clarín’ ACA14-19)</w:t>
      </w:r>
      <w:r w:rsidR="007F4EE5" w:rsidRPr="0007339F">
        <w:t xml:space="preserve"> to work at the </w:t>
      </w:r>
      <w:r w:rsidR="008232BF" w:rsidRPr="0007339F">
        <w:t xml:space="preserve">Royal Botanic Gardens, Kew, </w:t>
      </w:r>
      <w:r w:rsidR="007F4EE5" w:rsidRPr="0007339F">
        <w:t xml:space="preserve">which also </w:t>
      </w:r>
      <w:r w:rsidR="008232BF" w:rsidRPr="0007339F">
        <w:t>receive</w:t>
      </w:r>
      <w:r w:rsidR="007F4EE5" w:rsidRPr="0007339F">
        <w:t>s</w:t>
      </w:r>
      <w:r w:rsidR="008232BF" w:rsidRPr="0007339F">
        <w:t xml:space="preserve"> grant-in-aid from Defra.</w:t>
      </w:r>
    </w:p>
    <w:p w14:paraId="32B4D72A" w14:textId="77777777" w:rsidR="00FD62C5" w:rsidRPr="0007339F" w:rsidRDefault="00FD62C5" w:rsidP="00077013">
      <w:pPr>
        <w:spacing w:line="480" w:lineRule="auto"/>
        <w:rPr>
          <w:b/>
        </w:rPr>
      </w:pPr>
      <w:r w:rsidRPr="0007339F">
        <w:rPr>
          <w:b/>
        </w:rPr>
        <w:t>References</w:t>
      </w:r>
    </w:p>
    <w:p w14:paraId="01177AFB" w14:textId="0B17816C" w:rsidR="004367C9" w:rsidRPr="0007339F"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fldChar w:fldCharType="begin"/>
      </w:r>
      <w:r w:rsidRPr="0007339F">
        <w:instrText xml:space="preserve"> ADDIN PAPERS2_CITATIONS &lt;papers2_bibliography/&gt;</w:instrText>
      </w:r>
      <w:r w:rsidRPr="0007339F">
        <w:fldChar w:fldCharType="separate"/>
      </w:r>
      <w:r w:rsidR="004367C9" w:rsidRPr="0007339F">
        <w:rPr>
          <w:rFonts w:eastAsiaTheme="minorEastAsia"/>
          <w:lang w:eastAsia="ja-JP"/>
        </w:rPr>
        <w:t xml:space="preserve">Baskin, C.C. &amp; Baskin, J.M. (2003). When breaking seed dormancy is a problem try a move-along experiment. </w:t>
      </w:r>
      <w:r w:rsidR="004367C9" w:rsidRPr="0007339F">
        <w:rPr>
          <w:rFonts w:eastAsiaTheme="minorEastAsia"/>
          <w:i/>
          <w:iCs/>
          <w:lang w:eastAsia="ja-JP"/>
        </w:rPr>
        <w:t>Native Plants Journal</w:t>
      </w:r>
      <w:r w:rsidR="004367C9" w:rsidRPr="0007339F">
        <w:rPr>
          <w:rFonts w:eastAsiaTheme="minorEastAsia"/>
          <w:lang w:eastAsia="ja-JP"/>
        </w:rPr>
        <w:t xml:space="preserve">, </w:t>
      </w:r>
      <w:r w:rsidR="004367C9" w:rsidRPr="0007339F">
        <w:rPr>
          <w:rFonts w:eastAsiaTheme="minorEastAsia"/>
          <w:b/>
          <w:bCs/>
          <w:lang w:eastAsia="ja-JP"/>
        </w:rPr>
        <w:t>4</w:t>
      </w:r>
      <w:r w:rsidR="004367C9" w:rsidRPr="0007339F">
        <w:rPr>
          <w:rFonts w:eastAsiaTheme="minorEastAsia"/>
          <w:lang w:eastAsia="ja-JP"/>
        </w:rPr>
        <w:t>, 17–21.</w:t>
      </w:r>
    </w:p>
    <w:p w14:paraId="7CD5AD72" w14:textId="13E404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Bewley, D.J., Bradford, K.J., Hilhorst, H.W.M. &amp; Nonogaki, H. (2013). </w:t>
      </w:r>
      <w:r w:rsidRPr="0007339F">
        <w:rPr>
          <w:rFonts w:eastAsiaTheme="minorEastAsia"/>
          <w:i/>
          <w:iCs/>
          <w:lang w:eastAsia="ja-JP"/>
        </w:rPr>
        <w:t>Seeds Physiology of Development Germination and Dormancy</w:t>
      </w:r>
      <w:r w:rsidRPr="0007339F">
        <w:rPr>
          <w:rFonts w:eastAsiaTheme="minorEastAsia"/>
          <w:lang w:eastAsia="ja-JP"/>
        </w:rPr>
        <w:t>, Third</w:t>
      </w:r>
      <w:r w:rsidR="002E468F">
        <w:rPr>
          <w:rFonts w:eastAsiaTheme="minorEastAsia"/>
          <w:lang w:eastAsia="ja-JP"/>
        </w:rPr>
        <w:t xml:space="preserve"> Editio</w:t>
      </w:r>
      <w:r w:rsidRPr="0007339F">
        <w:rPr>
          <w:rFonts w:eastAsiaTheme="minorEastAsia"/>
          <w:lang w:eastAsia="ja-JP"/>
        </w:rPr>
        <w:t>n. Springer, New York.</w:t>
      </w:r>
    </w:p>
    <w:p w14:paraId="2C6BEC72" w14:textId="4FFE0FBB"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Bykova, O., Chuine, I., Morin, X. &amp; Higgins, S.I. (2012). Temperature dependence of the reproduction niche and its relevance for plant specie</w:t>
      </w:r>
      <w:r w:rsidR="002E468F">
        <w:rPr>
          <w:rFonts w:eastAsiaTheme="minorEastAsia"/>
          <w:lang w:eastAsia="ja-JP"/>
        </w:rPr>
        <w:t>s distributions</w:t>
      </w:r>
      <w:r w:rsidRPr="0007339F">
        <w:rPr>
          <w:rFonts w:eastAsiaTheme="minorEastAsia"/>
          <w:lang w:eastAsia="ja-JP"/>
        </w:rPr>
        <w:t xml:space="preserve">. </w:t>
      </w:r>
      <w:r w:rsidRPr="0007339F">
        <w:rPr>
          <w:rFonts w:eastAsiaTheme="minorEastAsia"/>
          <w:i/>
          <w:iCs/>
          <w:lang w:eastAsia="ja-JP"/>
        </w:rPr>
        <w:t>Journal of Biogeography</w:t>
      </w:r>
      <w:r w:rsidRPr="0007339F">
        <w:rPr>
          <w:rFonts w:eastAsiaTheme="minorEastAsia"/>
          <w:lang w:eastAsia="ja-JP"/>
        </w:rPr>
        <w:t xml:space="preserve">, </w:t>
      </w:r>
      <w:r w:rsidRPr="0007339F">
        <w:rPr>
          <w:rFonts w:eastAsiaTheme="minorEastAsia"/>
          <w:b/>
          <w:bCs/>
          <w:lang w:eastAsia="ja-JP"/>
        </w:rPr>
        <w:lastRenderedPageBreak/>
        <w:t>39</w:t>
      </w:r>
      <w:r w:rsidRPr="0007339F">
        <w:rPr>
          <w:rFonts w:eastAsiaTheme="minorEastAsia"/>
          <w:lang w:eastAsia="ja-JP"/>
        </w:rPr>
        <w:t>, 2191–2200.</w:t>
      </w:r>
    </w:p>
    <w:p w14:paraId="435AA45C" w14:textId="17B254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Covell, S., Ellis, R.H., Roberts, E.H. &amp; Summerfield, R.J. (1986).</w:t>
      </w:r>
      <w:r w:rsidR="00E474BF">
        <w:rPr>
          <w:rFonts w:eastAsiaTheme="minorEastAsia"/>
          <w:lang w:eastAsia="ja-JP"/>
        </w:rPr>
        <w:t xml:space="preserve"> The influence of temperature on</w:t>
      </w:r>
      <w:r w:rsidRPr="0007339F">
        <w:rPr>
          <w:rFonts w:eastAsiaTheme="minorEastAsia"/>
          <w:lang w:eastAsia="ja-JP"/>
        </w:rPr>
        <w:t xml:space="preserve"> seed germination rate in grain legumes.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37</w:t>
      </w:r>
      <w:r w:rsidRPr="0007339F">
        <w:rPr>
          <w:rFonts w:eastAsiaTheme="minorEastAsia"/>
          <w:lang w:eastAsia="ja-JP"/>
        </w:rPr>
        <w:t>, 705–715.</w:t>
      </w:r>
    </w:p>
    <w:p w14:paraId="07603A30"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Daws, M.I., Lydall, E., Chmielarz, P., Leprince, O., Matthews, S., Thanos, C.A. &amp; Pritchard, H.W. (2004). Developmental heat sum influences recalcitrant seed traits in </w:t>
      </w:r>
      <w:r w:rsidRPr="001F4F9E">
        <w:rPr>
          <w:rFonts w:eastAsiaTheme="minorEastAsia"/>
          <w:i/>
          <w:lang w:eastAsia="ja-JP"/>
        </w:rPr>
        <w:t>Aesculus hippocastanum</w:t>
      </w:r>
      <w:r w:rsidRPr="0007339F">
        <w:rPr>
          <w:rFonts w:eastAsiaTheme="minorEastAsia"/>
          <w:lang w:eastAsia="ja-JP"/>
        </w:rPr>
        <w:t xml:space="preserve"> across Europe. </w:t>
      </w:r>
      <w:r w:rsidRPr="0007339F">
        <w:rPr>
          <w:rFonts w:eastAsiaTheme="minorEastAsia"/>
          <w:i/>
          <w:iCs/>
          <w:lang w:eastAsia="ja-JP"/>
        </w:rPr>
        <w:t>New Phytologist</w:t>
      </w:r>
      <w:r w:rsidRPr="0007339F">
        <w:rPr>
          <w:rFonts w:eastAsiaTheme="minorEastAsia"/>
          <w:lang w:eastAsia="ja-JP"/>
        </w:rPr>
        <w:t xml:space="preserve">, </w:t>
      </w:r>
      <w:r w:rsidRPr="0007339F">
        <w:rPr>
          <w:rFonts w:eastAsiaTheme="minorEastAsia"/>
          <w:b/>
          <w:bCs/>
          <w:lang w:eastAsia="ja-JP"/>
        </w:rPr>
        <w:t>162</w:t>
      </w:r>
      <w:r w:rsidRPr="0007339F">
        <w:rPr>
          <w:rFonts w:eastAsiaTheme="minorEastAsia"/>
          <w:lang w:eastAsia="ja-JP"/>
        </w:rPr>
        <w:t>, 157–166.</w:t>
      </w:r>
    </w:p>
    <w:p w14:paraId="11A4F1F9"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Donohue, K., Burghardt, L.T., Runcie, D., Bradford, K.J. &amp; Schmitt, J. (2015). Applying developmental threshold models to evolutionary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30</w:t>
      </w:r>
      <w:r w:rsidRPr="0007339F">
        <w:rPr>
          <w:rFonts w:eastAsiaTheme="minorEastAsia"/>
          <w:lang w:eastAsia="ja-JP"/>
        </w:rPr>
        <w:t>, 66–77.</w:t>
      </w:r>
    </w:p>
    <w:p w14:paraId="7FE38936" w14:textId="1B654BAD"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Dorai-Raj, S.</w:t>
      </w:r>
      <w:r w:rsidR="002E468F">
        <w:rPr>
          <w:rFonts w:eastAsiaTheme="minorEastAsia"/>
          <w:lang w:eastAsia="ja-JP"/>
        </w:rPr>
        <w:t xml:space="preserve"> (2014)</w:t>
      </w:r>
      <w:r w:rsidRPr="0007339F">
        <w:rPr>
          <w:rFonts w:eastAsiaTheme="minorEastAsia"/>
          <w:lang w:eastAsia="ja-JP"/>
        </w:rPr>
        <w:t xml:space="preserve"> binom: Binomial Confidence Intervals For Several Parameterizations. </w:t>
      </w:r>
      <w:r w:rsidR="002E468F" w:rsidRPr="002E468F">
        <w:rPr>
          <w:rFonts w:eastAsiaTheme="minorEastAsia"/>
          <w:lang w:eastAsia="ja-JP"/>
        </w:rPr>
        <w:t>R package version 1.1-1.</w:t>
      </w:r>
    </w:p>
    <w:p w14:paraId="5713DFD1" w14:textId="15B099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Dürr, C., Dickie, J.B., Yang, X.Y. &amp; Pritchard, H.W. (2015). Ranges of critical temperature and water potential values for the germination of species worldwide: </w:t>
      </w:r>
      <w:r w:rsidR="002E468F">
        <w:rPr>
          <w:rFonts w:eastAsiaTheme="minorEastAsia"/>
          <w:lang w:eastAsia="ja-JP"/>
        </w:rPr>
        <w:t>c</w:t>
      </w:r>
      <w:r w:rsidRPr="0007339F">
        <w:rPr>
          <w:rFonts w:eastAsiaTheme="minorEastAsia"/>
          <w:lang w:eastAsia="ja-JP"/>
        </w:rPr>
        <w:t xml:space="preserve">ontribution to a seed trait database. </w:t>
      </w:r>
      <w:r w:rsidRPr="0007339F">
        <w:rPr>
          <w:rFonts w:eastAsiaTheme="minorEastAsia"/>
          <w:i/>
          <w:iCs/>
          <w:lang w:eastAsia="ja-JP"/>
        </w:rPr>
        <w:t>Agricultural and Forest Meteorology</w:t>
      </w:r>
      <w:r w:rsidRPr="0007339F">
        <w:rPr>
          <w:rFonts w:eastAsiaTheme="minorEastAsia"/>
          <w:lang w:eastAsia="ja-JP"/>
        </w:rPr>
        <w:t xml:space="preserve">, </w:t>
      </w:r>
      <w:r w:rsidRPr="0007339F">
        <w:rPr>
          <w:rFonts w:eastAsiaTheme="minorEastAsia"/>
          <w:b/>
          <w:bCs/>
          <w:lang w:eastAsia="ja-JP"/>
        </w:rPr>
        <w:t>200</w:t>
      </w:r>
      <w:r w:rsidRPr="0007339F">
        <w:rPr>
          <w:rFonts w:eastAsiaTheme="minorEastAsia"/>
          <w:lang w:eastAsia="ja-JP"/>
        </w:rPr>
        <w:t>, 222–232.</w:t>
      </w:r>
    </w:p>
    <w:p w14:paraId="307E30DD"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Ellis, R.H. &amp; Barret, S. (1994). Alternating temperatures and rate of seed germination in lentil.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74</w:t>
      </w:r>
      <w:r w:rsidRPr="0007339F">
        <w:rPr>
          <w:rFonts w:eastAsiaTheme="minorEastAsia"/>
          <w:lang w:eastAsia="ja-JP"/>
        </w:rPr>
        <w:t>, 519–524.</w:t>
      </w:r>
    </w:p>
    <w:p w14:paraId="74256340" w14:textId="010540E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Fern</w:t>
      </w:r>
      <w:r w:rsidR="00E474BF">
        <w:rPr>
          <w:rFonts w:eastAsiaTheme="minorEastAsia"/>
          <w:lang w:eastAsia="ja-JP"/>
        </w:rPr>
        <w:t>á</w:t>
      </w:r>
      <w:r w:rsidRPr="0007339F">
        <w:rPr>
          <w:rFonts w:eastAsiaTheme="minorEastAsia"/>
          <w:lang w:eastAsia="ja-JP"/>
        </w:rPr>
        <w:t xml:space="preserve">ndez-Pascual, E., Seal, C.E. &amp; Pritchard, H.W. (2015). Simulating the germination response to diurnally alternating temperatures under climate change scenarios: comparative studies on </w:t>
      </w:r>
      <w:r w:rsidRPr="001F4F9E">
        <w:rPr>
          <w:rFonts w:eastAsiaTheme="minorEastAsia"/>
          <w:i/>
          <w:lang w:eastAsia="ja-JP"/>
        </w:rPr>
        <w:t>Carex diandra</w:t>
      </w:r>
      <w:r w:rsidRPr="0007339F">
        <w:rPr>
          <w:rFonts w:eastAsiaTheme="minorEastAsia"/>
          <w:lang w:eastAsia="ja-JP"/>
        </w:rPr>
        <w:t xml:space="preserve"> seeds.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115</w:t>
      </w:r>
      <w:r w:rsidRPr="0007339F">
        <w:rPr>
          <w:rFonts w:eastAsiaTheme="minorEastAsia"/>
          <w:lang w:eastAsia="ja-JP"/>
        </w:rPr>
        <w:t>, 201–209.</w:t>
      </w:r>
    </w:p>
    <w:p w14:paraId="595D8DB4"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Funk, J.L., Larson, J.E., Ames, G.M., Butterfield, B.J., Cavender-Bares, J., Firn, J., Laughlin, </w:t>
      </w:r>
      <w:r w:rsidRPr="0007339F">
        <w:rPr>
          <w:rFonts w:eastAsiaTheme="minorEastAsia"/>
          <w:lang w:eastAsia="ja-JP"/>
        </w:rPr>
        <w:lastRenderedPageBreak/>
        <w:t xml:space="preserve">D.C., Sutton-Grier, A.E., Williams, L. &amp; Wright, J. (2016). Revisiting the Holy Grail: using plant functional traits to understand ecological processes. </w:t>
      </w:r>
      <w:r w:rsidRPr="0007339F">
        <w:rPr>
          <w:rFonts w:eastAsiaTheme="minorEastAsia"/>
          <w:i/>
          <w:iCs/>
          <w:lang w:eastAsia="ja-JP"/>
        </w:rPr>
        <w:t>Biological Reviews</w:t>
      </w:r>
      <w:r w:rsidRPr="0007339F">
        <w:rPr>
          <w:rFonts w:eastAsiaTheme="minorEastAsia"/>
          <w:lang w:eastAsia="ja-JP"/>
        </w:rPr>
        <w:t xml:space="preserve">, </w:t>
      </w:r>
      <w:r w:rsidRPr="0007339F">
        <w:rPr>
          <w:rFonts w:eastAsiaTheme="minorEastAsia"/>
          <w:b/>
          <w:bCs/>
          <w:lang w:eastAsia="ja-JP"/>
        </w:rPr>
        <w:t>(Early View)</w:t>
      </w:r>
      <w:r w:rsidRPr="0007339F">
        <w:rPr>
          <w:rFonts w:eastAsiaTheme="minorEastAsia"/>
          <w:lang w:eastAsia="ja-JP"/>
        </w:rPr>
        <w:t>.</w:t>
      </w:r>
    </w:p>
    <w:p w14:paraId="75120B2E" w14:textId="387ADC7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Galíndez, G., Seal, C.E., Daws, M.I. &amp; Lindow, L. (2017). Alternating temperature combined with darkness resets base temperature for germination (T</w:t>
      </w:r>
      <w:r w:rsidRPr="001F4F9E">
        <w:rPr>
          <w:rFonts w:eastAsiaTheme="minorEastAsia"/>
          <w:vertAlign w:val="subscript"/>
          <w:lang w:eastAsia="ja-JP"/>
        </w:rPr>
        <w:t>b</w:t>
      </w:r>
      <w:r w:rsidRPr="0007339F">
        <w:rPr>
          <w:rFonts w:eastAsiaTheme="minorEastAsia"/>
          <w:lang w:eastAsia="ja-JP"/>
        </w:rPr>
        <w:t xml:space="preserve">) in photoblastic seeds of </w:t>
      </w:r>
      <w:r w:rsidRPr="001F4F9E">
        <w:rPr>
          <w:rFonts w:eastAsiaTheme="minorEastAsia"/>
          <w:i/>
          <w:lang w:eastAsia="ja-JP"/>
        </w:rPr>
        <w:t xml:space="preserve">Lippia </w:t>
      </w:r>
      <w:r w:rsidRPr="0007339F">
        <w:rPr>
          <w:rFonts w:eastAsiaTheme="minorEastAsia"/>
          <w:lang w:eastAsia="ja-JP"/>
        </w:rPr>
        <w:t xml:space="preserve">and </w:t>
      </w:r>
      <w:r w:rsidRPr="001F4F9E">
        <w:rPr>
          <w:rFonts w:eastAsiaTheme="minorEastAsia"/>
          <w:i/>
          <w:lang w:eastAsia="ja-JP"/>
        </w:rPr>
        <w:t>Aloysia</w:t>
      </w:r>
      <w:r w:rsidRPr="0007339F">
        <w:rPr>
          <w:rFonts w:eastAsiaTheme="minorEastAsia"/>
          <w:lang w:eastAsia="ja-JP"/>
        </w:rPr>
        <w:t xml:space="preserve"> (Verbenaceae). </w:t>
      </w:r>
      <w:r w:rsidRPr="0007339F">
        <w:rPr>
          <w:rFonts w:eastAsiaTheme="minorEastAsia"/>
          <w:i/>
          <w:iCs/>
          <w:lang w:eastAsia="ja-JP"/>
        </w:rPr>
        <w:t>Plant Biology</w:t>
      </w:r>
      <w:r w:rsidR="00E474BF">
        <w:rPr>
          <w:rFonts w:eastAsiaTheme="minorEastAsia"/>
          <w:i/>
          <w:iCs/>
          <w:lang w:eastAsia="ja-JP"/>
        </w:rPr>
        <w:t xml:space="preserve"> </w:t>
      </w:r>
      <w:r w:rsidR="00E474BF" w:rsidRPr="00E474BF">
        <w:rPr>
          <w:rFonts w:eastAsiaTheme="minorEastAsia"/>
          <w:b/>
          <w:iCs/>
          <w:lang w:eastAsia="ja-JP"/>
        </w:rPr>
        <w:t>19</w:t>
      </w:r>
      <w:r w:rsidRPr="0007339F">
        <w:rPr>
          <w:rFonts w:eastAsiaTheme="minorEastAsia"/>
          <w:lang w:eastAsia="ja-JP"/>
        </w:rPr>
        <w:t xml:space="preserve">, </w:t>
      </w:r>
      <w:r w:rsidR="00E474BF">
        <w:rPr>
          <w:rFonts w:eastAsiaTheme="minorEastAsia"/>
          <w:lang w:eastAsia="ja-JP"/>
        </w:rPr>
        <w:t>4</w:t>
      </w:r>
      <w:r w:rsidRPr="0007339F">
        <w:rPr>
          <w:rFonts w:eastAsiaTheme="minorEastAsia"/>
          <w:lang w:eastAsia="ja-JP"/>
        </w:rPr>
        <w:t>1–</w:t>
      </w:r>
      <w:r w:rsidR="00E474BF">
        <w:rPr>
          <w:rFonts w:eastAsiaTheme="minorEastAsia"/>
          <w:lang w:eastAsia="ja-JP"/>
        </w:rPr>
        <w:t>4</w:t>
      </w:r>
      <w:r w:rsidRPr="0007339F">
        <w:rPr>
          <w:rFonts w:eastAsiaTheme="minorEastAsia"/>
          <w:lang w:eastAsia="ja-JP"/>
        </w:rPr>
        <w:t>5.</w:t>
      </w:r>
    </w:p>
    <w:p w14:paraId="5043C6EA" w14:textId="38F60FC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Garc</w:t>
      </w:r>
      <w:r w:rsidR="00E474BF">
        <w:rPr>
          <w:rFonts w:eastAsiaTheme="minorEastAsia"/>
          <w:lang w:eastAsia="ja-JP"/>
        </w:rPr>
        <w:t>í</w:t>
      </w:r>
      <w:r w:rsidRPr="0007339F">
        <w:rPr>
          <w:rFonts w:eastAsiaTheme="minorEastAsia"/>
          <w:lang w:eastAsia="ja-JP"/>
        </w:rPr>
        <w:t xml:space="preserve">a-Huidobro, J., L, M.J. &amp; Squires, G.R. (1982). Time, </w:t>
      </w:r>
      <w:r w:rsidR="002E468F">
        <w:rPr>
          <w:rFonts w:eastAsiaTheme="minorEastAsia"/>
          <w:lang w:eastAsia="ja-JP"/>
        </w:rPr>
        <w:t>t</w:t>
      </w:r>
      <w:r w:rsidRPr="0007339F">
        <w:rPr>
          <w:rFonts w:eastAsiaTheme="minorEastAsia"/>
          <w:lang w:eastAsia="ja-JP"/>
        </w:rPr>
        <w:t xml:space="preserve">emperature and </w:t>
      </w:r>
      <w:r w:rsidR="002E468F">
        <w:rPr>
          <w:rFonts w:eastAsiaTheme="minorEastAsia"/>
          <w:lang w:eastAsia="ja-JP"/>
        </w:rPr>
        <w:t>g</w:t>
      </w:r>
      <w:r w:rsidRPr="0007339F">
        <w:rPr>
          <w:rFonts w:eastAsiaTheme="minorEastAsia"/>
          <w:lang w:eastAsia="ja-JP"/>
        </w:rPr>
        <w:t xml:space="preserve">ermination of </w:t>
      </w:r>
      <w:r w:rsidR="002E468F">
        <w:rPr>
          <w:rFonts w:eastAsiaTheme="minorEastAsia"/>
          <w:lang w:eastAsia="ja-JP"/>
        </w:rPr>
        <w:t>p</w:t>
      </w:r>
      <w:r w:rsidRPr="0007339F">
        <w:rPr>
          <w:rFonts w:eastAsiaTheme="minorEastAsia"/>
          <w:lang w:eastAsia="ja-JP"/>
        </w:rPr>
        <w:t xml:space="preserve">earl </w:t>
      </w:r>
      <w:r w:rsidR="002E468F">
        <w:rPr>
          <w:rFonts w:eastAsiaTheme="minorEastAsia"/>
          <w:lang w:eastAsia="ja-JP"/>
        </w:rPr>
        <w:t>m</w:t>
      </w:r>
      <w:r w:rsidRPr="0007339F">
        <w:rPr>
          <w:rFonts w:eastAsiaTheme="minorEastAsia"/>
          <w:lang w:eastAsia="ja-JP"/>
        </w:rPr>
        <w:t>illet (</w:t>
      </w:r>
      <w:r w:rsidRPr="001F4F9E">
        <w:rPr>
          <w:rFonts w:eastAsiaTheme="minorEastAsia"/>
          <w:i/>
          <w:lang w:eastAsia="ja-JP"/>
        </w:rPr>
        <w:t>Pennisetum typhoides</w:t>
      </w:r>
      <w:r w:rsidRPr="0007339F">
        <w:rPr>
          <w:rFonts w:eastAsiaTheme="minorEastAsia"/>
          <w:lang w:eastAsia="ja-JP"/>
        </w:rPr>
        <w:t xml:space="preserve"> S. &amp; H.).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33</w:t>
      </w:r>
      <w:r w:rsidRPr="0007339F">
        <w:rPr>
          <w:rFonts w:eastAsiaTheme="minorEastAsia"/>
          <w:lang w:eastAsia="ja-JP"/>
        </w:rPr>
        <w:t>, 288–296.</w:t>
      </w:r>
    </w:p>
    <w:p w14:paraId="5332EBBA"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Huang, Z., Liu, S., Bradford, K.J., Huxman, T.E. &amp; Venable, L.D. (2016). The contribution of germination functional traits to population dynamics of a desert plant community. </w:t>
      </w:r>
      <w:r w:rsidRPr="0007339F">
        <w:rPr>
          <w:rFonts w:eastAsiaTheme="minorEastAsia"/>
          <w:i/>
          <w:iCs/>
          <w:lang w:eastAsia="ja-JP"/>
        </w:rPr>
        <w:t>Ecology</w:t>
      </w:r>
      <w:r w:rsidRPr="0007339F">
        <w:rPr>
          <w:rFonts w:eastAsiaTheme="minorEastAsia"/>
          <w:lang w:eastAsia="ja-JP"/>
        </w:rPr>
        <w:t xml:space="preserve">, </w:t>
      </w:r>
      <w:r w:rsidRPr="0007339F">
        <w:rPr>
          <w:rFonts w:eastAsiaTheme="minorEastAsia"/>
          <w:b/>
          <w:bCs/>
          <w:lang w:eastAsia="ja-JP"/>
        </w:rPr>
        <w:t>97</w:t>
      </w:r>
      <w:r w:rsidRPr="0007339F">
        <w:rPr>
          <w:rFonts w:eastAsiaTheme="minorEastAsia"/>
          <w:lang w:eastAsia="ja-JP"/>
        </w:rPr>
        <w:t>, 250–261.</w:t>
      </w:r>
    </w:p>
    <w:p w14:paraId="638A2DE9" w14:textId="56E528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Jiménez-Alfaro, B., Silveira, F.A.O., Fidelis, A., Poschlod, P. &amp; Commander, L.E. (2016). Seed germination traits can contribute better to plant co</w:t>
      </w:r>
      <w:r w:rsidR="00E474BF">
        <w:rPr>
          <w:rFonts w:eastAsiaTheme="minorEastAsia"/>
          <w:lang w:eastAsia="ja-JP"/>
        </w:rPr>
        <w:t>mmunity ecology</w:t>
      </w:r>
      <w:r w:rsidRPr="0007339F">
        <w:rPr>
          <w:rFonts w:eastAsiaTheme="minorEastAsia"/>
          <w:lang w:eastAsia="ja-JP"/>
        </w:rPr>
        <w:t xml:space="preserve">. </w:t>
      </w:r>
      <w:r w:rsidRPr="0007339F">
        <w:rPr>
          <w:rFonts w:eastAsiaTheme="minorEastAsia"/>
          <w:i/>
          <w:iCs/>
          <w:lang w:eastAsia="ja-JP"/>
        </w:rPr>
        <w:t>Journal of Vegetation Science</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637–645.</w:t>
      </w:r>
    </w:p>
    <w:p w14:paraId="471040B3" w14:textId="40E71BDC"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&amp; Funk, J.L. (2016). Regeneration: an overlooked aspect of trait-based plant community a</w:t>
      </w:r>
      <w:r w:rsidR="00E474BF">
        <w:rPr>
          <w:rFonts w:eastAsiaTheme="minorEastAsia"/>
          <w:lang w:eastAsia="ja-JP"/>
        </w:rPr>
        <w:t>ssembly models</w:t>
      </w:r>
      <w:r w:rsidRPr="0007339F">
        <w:rPr>
          <w:rFonts w:eastAsiaTheme="minorEastAsia"/>
          <w:lang w:eastAsia="ja-JP"/>
        </w:rPr>
        <w:t xml:space="preserve">. </w:t>
      </w:r>
      <w:r w:rsidRPr="0007339F">
        <w:rPr>
          <w:rFonts w:eastAsiaTheme="minorEastAsia"/>
          <w:i/>
          <w:iCs/>
          <w:lang w:eastAsia="ja-JP"/>
        </w:rPr>
        <w:t>Journal of Ecology</w:t>
      </w:r>
      <w:r w:rsidRPr="0007339F">
        <w:rPr>
          <w:rFonts w:eastAsiaTheme="minorEastAsia"/>
          <w:lang w:eastAsia="ja-JP"/>
        </w:rPr>
        <w:t xml:space="preserve">, </w:t>
      </w:r>
      <w:r w:rsidRPr="0007339F">
        <w:rPr>
          <w:rFonts w:eastAsiaTheme="minorEastAsia"/>
          <w:b/>
          <w:bCs/>
          <w:lang w:eastAsia="ja-JP"/>
        </w:rPr>
        <w:t>104</w:t>
      </w:r>
      <w:r w:rsidRPr="0007339F">
        <w:rPr>
          <w:rFonts w:eastAsiaTheme="minorEastAsia"/>
          <w:lang w:eastAsia="ja-JP"/>
        </w:rPr>
        <w:t>, 1284–1298.</w:t>
      </w:r>
    </w:p>
    <w:p w14:paraId="558EF2EF" w14:textId="2C9EBCE5" w:rsidR="004367C9"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Sheley, R.L., Hardegree, S.P., Doescher, P.S. &amp; James, J.J. (2014). Seed and seedling traits affecting critical life stage transitions and recruitment outcomes in d</w:t>
      </w:r>
      <w:r w:rsidR="00E474BF">
        <w:rPr>
          <w:rFonts w:eastAsiaTheme="minorEastAsia"/>
          <w:lang w:eastAsia="ja-JP"/>
        </w:rPr>
        <w:t>ryland grasses</w:t>
      </w:r>
      <w:r w:rsidRPr="0007339F">
        <w:rPr>
          <w:rFonts w:eastAsiaTheme="minorEastAsia"/>
          <w:lang w:eastAsia="ja-JP"/>
        </w:rPr>
        <w:t xml:space="preserve">. </w:t>
      </w:r>
      <w:r w:rsidRPr="0007339F">
        <w:rPr>
          <w:rFonts w:eastAsiaTheme="minorEastAsia"/>
          <w:i/>
          <w:iCs/>
          <w:lang w:eastAsia="ja-JP"/>
        </w:rPr>
        <w:t>Journal of Applied Ecology</w:t>
      </w:r>
      <w:r w:rsidRPr="0007339F">
        <w:rPr>
          <w:rFonts w:eastAsiaTheme="minorEastAsia"/>
          <w:lang w:eastAsia="ja-JP"/>
        </w:rPr>
        <w:t xml:space="preserve">, </w:t>
      </w:r>
      <w:r w:rsidRPr="0007339F">
        <w:rPr>
          <w:rFonts w:eastAsiaTheme="minorEastAsia"/>
          <w:b/>
          <w:bCs/>
          <w:lang w:eastAsia="ja-JP"/>
        </w:rPr>
        <w:t>52</w:t>
      </w:r>
      <w:r w:rsidRPr="0007339F">
        <w:rPr>
          <w:rFonts w:eastAsiaTheme="minorEastAsia"/>
          <w:lang w:eastAsia="ja-JP"/>
        </w:rPr>
        <w:t>, 199–209.</w:t>
      </w:r>
    </w:p>
    <w:p w14:paraId="2589AE2E" w14:textId="50630929"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t>Muggeo, V.M.R. (2003) Estimating regression models with unknown break- points. Statistics in Medicine</w:t>
      </w:r>
      <w:r>
        <w:rPr>
          <w:rFonts w:ascii="Times" w:eastAsiaTheme="minorEastAsia" w:hAnsi="Times" w:cs="Times"/>
          <w:color w:val="000000"/>
          <w:lang w:val="en-US" w:eastAsia="ja-JP"/>
        </w:rPr>
        <w:t>,</w:t>
      </w:r>
      <w:r w:rsidRPr="00E04E9E">
        <w:rPr>
          <w:rFonts w:ascii="Times" w:eastAsiaTheme="minorEastAsia" w:hAnsi="Times" w:cs="Times"/>
          <w:color w:val="000000"/>
          <w:lang w:val="en-US" w:eastAsia="ja-JP"/>
        </w:rPr>
        <w:t xml:space="preserve"> 22, 30553071.  </w:t>
      </w:r>
    </w:p>
    <w:p w14:paraId="0B017545" w14:textId="7E975D24"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lastRenderedPageBreak/>
        <w:t>Muggeo, V.M.R. (2008) Segmented: an R package to fit regression models with broken-line relationships. R News 8/1, 2025.  </w:t>
      </w:r>
    </w:p>
    <w:p w14:paraId="680AA7D8" w14:textId="11D5F13E" w:rsidR="004367C9" w:rsidRPr="0007339F" w:rsidRDefault="00E474BF"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Pr>
          <w:rFonts w:eastAsiaTheme="minorEastAsia"/>
          <w:lang w:eastAsia="ja-JP"/>
        </w:rPr>
        <w:t>Orrù</w:t>
      </w:r>
      <w:r w:rsidR="004367C9" w:rsidRPr="0007339F">
        <w:rPr>
          <w:rFonts w:eastAsiaTheme="minorEastAsia"/>
          <w:lang w:eastAsia="ja-JP"/>
        </w:rPr>
        <w:t xml:space="preserve">, M., Mattana, E., Pritchard, H.W. &amp; Bacchetta, G. (2012). Thermal thresholds as predictors of seed dormancy release and germination timing: altitude-related risks from climate warming for the wild grapevine </w:t>
      </w:r>
      <w:r w:rsidR="004367C9" w:rsidRPr="001F4F9E">
        <w:rPr>
          <w:rFonts w:eastAsiaTheme="minorEastAsia"/>
          <w:i/>
          <w:lang w:eastAsia="ja-JP"/>
        </w:rPr>
        <w:t>Vitis vinifera</w:t>
      </w:r>
      <w:r w:rsidR="004367C9" w:rsidRPr="0007339F">
        <w:rPr>
          <w:rFonts w:eastAsiaTheme="minorEastAsia"/>
          <w:lang w:eastAsia="ja-JP"/>
        </w:rPr>
        <w:t xml:space="preserve"> subsp. </w:t>
      </w:r>
      <w:r w:rsidR="004367C9" w:rsidRPr="001F4F9E">
        <w:rPr>
          <w:rFonts w:eastAsiaTheme="minorEastAsia"/>
          <w:i/>
          <w:lang w:eastAsia="ja-JP"/>
        </w:rPr>
        <w:t>sylvestris</w:t>
      </w:r>
      <w:r w:rsidR="004367C9" w:rsidRPr="0007339F">
        <w:rPr>
          <w:rFonts w:eastAsiaTheme="minorEastAsia"/>
          <w:lang w:eastAsia="ja-JP"/>
        </w:rPr>
        <w:t xml:space="preserve">. </w:t>
      </w:r>
      <w:r w:rsidR="004367C9" w:rsidRPr="0007339F">
        <w:rPr>
          <w:rFonts w:eastAsiaTheme="minorEastAsia"/>
          <w:i/>
          <w:iCs/>
          <w:lang w:eastAsia="ja-JP"/>
        </w:rPr>
        <w:t>Annals of Botany</w:t>
      </w:r>
      <w:r w:rsidR="004367C9" w:rsidRPr="0007339F">
        <w:rPr>
          <w:rFonts w:eastAsiaTheme="minorEastAsia"/>
          <w:lang w:eastAsia="ja-JP"/>
        </w:rPr>
        <w:t xml:space="preserve">, </w:t>
      </w:r>
      <w:r w:rsidR="004367C9" w:rsidRPr="0007339F">
        <w:rPr>
          <w:rFonts w:eastAsiaTheme="minorEastAsia"/>
          <w:b/>
          <w:bCs/>
          <w:lang w:eastAsia="ja-JP"/>
        </w:rPr>
        <w:t>110</w:t>
      </w:r>
      <w:r w:rsidR="004367C9" w:rsidRPr="0007339F">
        <w:rPr>
          <w:rFonts w:eastAsiaTheme="minorEastAsia"/>
          <w:lang w:eastAsia="ja-JP"/>
        </w:rPr>
        <w:t>, 1651–1660.</w:t>
      </w:r>
    </w:p>
    <w:p w14:paraId="7BD5EE5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Pritchard, H.W., Steadman, K.J., Nash, J.V. &amp; Jones, C. (1999). Kinetics of dormancy release and the high temperature germination response in </w:t>
      </w:r>
      <w:r w:rsidRPr="00BB3433">
        <w:rPr>
          <w:rFonts w:eastAsiaTheme="minorEastAsia"/>
          <w:i/>
          <w:lang w:eastAsia="ja-JP"/>
        </w:rPr>
        <w:t>Aesculus hippocastanum</w:t>
      </w:r>
      <w:r w:rsidRPr="0007339F">
        <w:rPr>
          <w:rFonts w:eastAsiaTheme="minorEastAsia"/>
          <w:lang w:eastAsia="ja-JP"/>
        </w:rPr>
        <w:t xml:space="preserve"> seeds.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50</w:t>
      </w:r>
      <w:r w:rsidRPr="0007339F">
        <w:rPr>
          <w:rFonts w:eastAsiaTheme="minorEastAsia"/>
          <w:lang w:eastAsia="ja-JP"/>
        </w:rPr>
        <w:t>, 1507–1514.</w:t>
      </w:r>
    </w:p>
    <w:p w14:paraId="5924AC5C" w14:textId="7A61A6D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 Core Development Team. (2016). R: A language and environment for statistical computing. R Foundation for Statistical Computing, Vienna.  URL http://r-project.org [accessed 6 December 2016]</w:t>
      </w:r>
    </w:p>
    <w:p w14:paraId="6EF526E7" w14:textId="57ECCB2A"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Ritz, C., Baty, F., Streibig, J.C. &amp; Gerhard, D. (2015). Dose-Respons</w:t>
      </w:r>
      <w:r w:rsidR="00E474BF">
        <w:rPr>
          <w:rFonts w:eastAsiaTheme="minorEastAsia"/>
          <w:lang w:eastAsia="ja-JP"/>
        </w:rPr>
        <w:t>e Analysis Using R</w:t>
      </w:r>
      <w:r w:rsidRPr="0007339F">
        <w:rPr>
          <w:rFonts w:eastAsiaTheme="minorEastAsia"/>
          <w:lang w:eastAsia="ja-JP"/>
        </w:rPr>
        <w:t xml:space="preserve">. </w:t>
      </w:r>
      <w:r w:rsidRPr="0007339F">
        <w:rPr>
          <w:rFonts w:eastAsiaTheme="minorEastAsia"/>
          <w:i/>
          <w:iCs/>
          <w:lang w:eastAsia="ja-JP"/>
        </w:rPr>
        <w:t>PLoS ONE</w:t>
      </w:r>
      <w:r w:rsidRPr="0007339F">
        <w:rPr>
          <w:rFonts w:eastAsiaTheme="minorEastAsia"/>
          <w:lang w:eastAsia="ja-JP"/>
        </w:rPr>
        <w:t xml:space="preserve">, </w:t>
      </w:r>
      <w:r w:rsidRPr="0007339F">
        <w:rPr>
          <w:rFonts w:eastAsiaTheme="minorEastAsia"/>
          <w:b/>
          <w:bCs/>
          <w:lang w:eastAsia="ja-JP"/>
        </w:rPr>
        <w:t>10</w:t>
      </w:r>
      <w:r w:rsidRPr="0007339F">
        <w:rPr>
          <w:rFonts w:eastAsiaTheme="minorEastAsia"/>
          <w:lang w:eastAsia="ja-JP"/>
        </w:rPr>
        <w:t>, 1–13.</w:t>
      </w:r>
    </w:p>
    <w:p w14:paraId="4DE251D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Rocchini, D. &amp; Neteler, M. (2012). Let the four freedoms paradigm apply to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310–311.</w:t>
      </w:r>
    </w:p>
    <w:p w14:paraId="7E69C053" w14:textId="77777777" w:rsidR="004367C9" w:rsidRPr="00E04E9E"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ascii="Times" w:eastAsiaTheme="minorEastAsia" w:hAnsi="Times"/>
          <w:lang w:eastAsia="ja-JP"/>
        </w:rPr>
      </w:pPr>
      <w:r w:rsidRPr="00E04E9E">
        <w:rPr>
          <w:rFonts w:ascii="Times" w:eastAsiaTheme="minorEastAsia" w:hAnsi="Times"/>
          <w:lang w:eastAsia="ja-JP"/>
        </w:rPr>
        <w:t xml:space="preserve">Trudgill, D.L., Squire, G.R. &amp; Thompson, K. (2000). A thermal time basis for comparing the germination requirements of some British herbaceous plants. </w:t>
      </w:r>
      <w:r w:rsidRPr="00E04E9E">
        <w:rPr>
          <w:rFonts w:ascii="Times" w:eastAsiaTheme="minorEastAsia" w:hAnsi="Times"/>
          <w:i/>
          <w:iCs/>
          <w:lang w:eastAsia="ja-JP"/>
        </w:rPr>
        <w:t>New Phytologist</w:t>
      </w:r>
      <w:r w:rsidRPr="00E04E9E">
        <w:rPr>
          <w:rFonts w:ascii="Times" w:eastAsiaTheme="minorEastAsia" w:hAnsi="Times"/>
          <w:lang w:eastAsia="ja-JP"/>
        </w:rPr>
        <w:t xml:space="preserve">, </w:t>
      </w:r>
      <w:r w:rsidRPr="00E04E9E">
        <w:rPr>
          <w:rFonts w:ascii="Times" w:eastAsiaTheme="minorEastAsia" w:hAnsi="Times"/>
          <w:b/>
          <w:bCs/>
          <w:lang w:eastAsia="ja-JP"/>
        </w:rPr>
        <w:t>145</w:t>
      </w:r>
      <w:r w:rsidRPr="00E04E9E">
        <w:rPr>
          <w:rFonts w:ascii="Times" w:eastAsiaTheme="minorEastAsia" w:hAnsi="Times"/>
          <w:lang w:eastAsia="ja-JP"/>
        </w:rPr>
        <w:t>, 107–114.</w:t>
      </w:r>
    </w:p>
    <w:p w14:paraId="4BFC992F"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Wickham, H. (2009). </w:t>
      </w:r>
      <w:r w:rsidRPr="0007339F">
        <w:rPr>
          <w:rFonts w:eastAsiaTheme="minorEastAsia"/>
          <w:i/>
          <w:iCs/>
          <w:lang w:eastAsia="ja-JP"/>
        </w:rPr>
        <w:t>ggplot2: Elegant Graphics for Data Analysis</w:t>
      </w:r>
      <w:r w:rsidRPr="0007339F">
        <w:rPr>
          <w:rFonts w:eastAsiaTheme="minorEastAsia"/>
          <w:lang w:eastAsia="ja-JP"/>
        </w:rPr>
        <w:t>. Springer-Verlag, New York.</w:t>
      </w:r>
    </w:p>
    <w:p w14:paraId="348D823B" w14:textId="640756D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Wickham, H., Francois, R.Francois. (2016). dplyr: A grammar of data manipulation.</w:t>
      </w:r>
      <w:r w:rsidR="00E474BF" w:rsidRPr="00E474BF">
        <w:t xml:space="preserve"> </w:t>
      </w:r>
      <w:r w:rsidR="00E474BF" w:rsidRPr="00E474BF">
        <w:rPr>
          <w:rFonts w:eastAsiaTheme="minorEastAsia"/>
          <w:lang w:eastAsia="ja-JP"/>
        </w:rPr>
        <w:t xml:space="preserve">R package </w:t>
      </w:r>
      <w:r w:rsidR="00E474BF" w:rsidRPr="00E474BF">
        <w:rPr>
          <w:rFonts w:eastAsiaTheme="minorEastAsia"/>
          <w:lang w:eastAsia="ja-JP"/>
        </w:rPr>
        <w:lastRenderedPageBreak/>
        <w:t>version 0.5.0.</w:t>
      </w:r>
      <w:r w:rsidRPr="0007339F">
        <w:rPr>
          <w:rFonts w:eastAsiaTheme="minorEastAsia"/>
          <w:lang w:eastAsia="ja-JP"/>
        </w:rPr>
        <w:t xml:space="preserve"> </w:t>
      </w:r>
    </w:p>
    <w:p w14:paraId="03918649" w14:textId="4ADB0137" w:rsidR="00694B93"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07339F">
        <w:fldChar w:fldCharType="end"/>
      </w:r>
    </w:p>
    <w:p w14:paraId="4F8BE376"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E7D274B"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07D8C3A"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756099E"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sectPr w:rsidR="007B7F33" w:rsidSect="00F815B7">
          <w:footerReference w:type="default" r:id="rId9"/>
          <w:pgSz w:w="12240" w:h="15840"/>
          <w:pgMar w:top="1440" w:right="1440" w:bottom="1440" w:left="1440" w:header="709" w:footer="709" w:gutter="0"/>
          <w:lnNumType w:countBy="1"/>
          <w:cols w:space="708"/>
          <w:docGrid w:linePitch="360"/>
        </w:sectPr>
      </w:pPr>
    </w:p>
    <w:p w14:paraId="2C0AE21F" w14:textId="738407F2"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E52F68">
        <w:rPr>
          <w:b/>
        </w:rPr>
        <w:lastRenderedPageBreak/>
        <w:t>Table 1:</w:t>
      </w:r>
      <w:r>
        <w:t xml:space="preserve"> Workflow</w:t>
      </w:r>
      <w:r w:rsidR="00E52F68">
        <w:t xml:space="preserve"> to follow associated objective of each step</w:t>
      </w:r>
      <w:r w:rsidR="008C35BF">
        <w:t xml:space="preserve"> labelled in both the manuscript and the </w:t>
      </w:r>
      <w:r w:rsidR="008C35BF" w:rsidRPr="008C35BF">
        <w:rPr>
          <w:i/>
        </w:rPr>
        <w:t>R</w:t>
      </w:r>
      <w:r w:rsidR="008C35BF">
        <w:t xml:space="preserve"> script</w:t>
      </w:r>
      <w:r w:rsidR="00E52F68">
        <w:t>.</w:t>
      </w:r>
    </w:p>
    <w:tbl>
      <w:tblPr>
        <w:tblStyle w:val="TableGrid"/>
        <w:tblW w:w="0" w:type="auto"/>
        <w:tblInd w:w="400" w:type="dxa"/>
        <w:tblLayout w:type="fixed"/>
        <w:tblLook w:val="04A0" w:firstRow="1" w:lastRow="0" w:firstColumn="1" w:lastColumn="0" w:noHBand="0" w:noVBand="1"/>
      </w:tblPr>
      <w:tblGrid>
        <w:gridCol w:w="1150"/>
        <w:gridCol w:w="2669"/>
        <w:gridCol w:w="2693"/>
        <w:gridCol w:w="2835"/>
        <w:gridCol w:w="2835"/>
      </w:tblGrid>
      <w:tr w:rsidR="008C35BF" w14:paraId="2B9040ED" w14:textId="77777777" w:rsidTr="008C35BF">
        <w:tc>
          <w:tcPr>
            <w:tcW w:w="1150" w:type="dxa"/>
          </w:tcPr>
          <w:p w14:paraId="6EC727AE"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p>
        </w:tc>
        <w:tc>
          <w:tcPr>
            <w:tcW w:w="2669" w:type="dxa"/>
          </w:tcPr>
          <w:p w14:paraId="694A321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1</w:t>
            </w:r>
          </w:p>
        </w:tc>
        <w:tc>
          <w:tcPr>
            <w:tcW w:w="2693" w:type="dxa"/>
          </w:tcPr>
          <w:p w14:paraId="5E71CF76"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2</w:t>
            </w:r>
          </w:p>
        </w:tc>
        <w:tc>
          <w:tcPr>
            <w:tcW w:w="2835" w:type="dxa"/>
          </w:tcPr>
          <w:p w14:paraId="4F30D9E7"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3a</w:t>
            </w:r>
          </w:p>
        </w:tc>
        <w:tc>
          <w:tcPr>
            <w:tcW w:w="2835" w:type="dxa"/>
          </w:tcPr>
          <w:p w14:paraId="20244C4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3b</w:t>
            </w:r>
          </w:p>
        </w:tc>
      </w:tr>
      <w:tr w:rsidR="008C35BF" w14:paraId="613C49C8" w14:textId="77777777" w:rsidTr="008C35BF">
        <w:tc>
          <w:tcPr>
            <w:tcW w:w="1150" w:type="dxa"/>
          </w:tcPr>
          <w:p w14:paraId="58178FD9"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Objective</w:t>
            </w:r>
          </w:p>
        </w:tc>
        <w:tc>
          <w:tcPr>
            <w:tcW w:w="2669" w:type="dxa"/>
          </w:tcPr>
          <w:p w14:paraId="1AF66A2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Check full temperature range</w:t>
            </w:r>
          </w:p>
        </w:tc>
        <w:tc>
          <w:tcPr>
            <w:tcW w:w="2693" w:type="dxa"/>
          </w:tcPr>
          <w:p w14:paraId="7A53FAD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Estimate Germination Rate</w:t>
            </w:r>
          </w:p>
        </w:tc>
        <w:tc>
          <w:tcPr>
            <w:tcW w:w="2835" w:type="dxa"/>
          </w:tcPr>
          <w:p w14:paraId="02CBEB2C"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segmented model (with full range of data)</w:t>
            </w:r>
          </w:p>
        </w:tc>
        <w:tc>
          <w:tcPr>
            <w:tcW w:w="2835" w:type="dxa"/>
          </w:tcPr>
          <w:p w14:paraId="6409A643"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linear model for sub &amp; supra temperatures</w:t>
            </w:r>
          </w:p>
        </w:tc>
      </w:tr>
      <w:tr w:rsidR="008C35BF" w14:paraId="1289FBAC" w14:textId="77777777" w:rsidTr="008C35BF">
        <w:tc>
          <w:tcPr>
            <w:tcW w:w="1150" w:type="dxa"/>
          </w:tcPr>
          <w:p w14:paraId="60E76EA5"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Table</w:t>
            </w:r>
          </w:p>
        </w:tc>
        <w:tc>
          <w:tcPr>
            <w:tcW w:w="2669" w:type="dxa"/>
          </w:tcPr>
          <w:p w14:paraId="298CACD9" w14:textId="71202926"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S1</w:t>
            </w:r>
            <w:r w:rsidR="00E52F68">
              <w:t xml:space="preserve"> Final germination proportions</w:t>
            </w:r>
          </w:p>
        </w:tc>
        <w:tc>
          <w:tcPr>
            <w:tcW w:w="2693" w:type="dxa"/>
          </w:tcPr>
          <w:p w14:paraId="14CFD2CE" w14:textId="36C3F421"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S2</w:t>
            </w:r>
            <w:r w:rsidR="00E52F68">
              <w:t xml:space="preserve"> Germination rates</w:t>
            </w:r>
          </w:p>
        </w:tc>
        <w:tc>
          <w:tcPr>
            <w:tcW w:w="2835" w:type="dxa"/>
          </w:tcPr>
          <w:p w14:paraId="03D6F7BD" w14:textId="50C7B4B5"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S3</w:t>
            </w:r>
            <w:r w:rsidR="00E52F68">
              <w:t xml:space="preserve"> Segmented model</w:t>
            </w:r>
          </w:p>
        </w:tc>
        <w:tc>
          <w:tcPr>
            <w:tcW w:w="2835" w:type="dxa"/>
          </w:tcPr>
          <w:p w14:paraId="68EACB66" w14:textId="4E4C1E83"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S4</w:t>
            </w:r>
            <w:r w:rsidR="00E52F68">
              <w:t xml:space="preserve"> Linear models</w:t>
            </w:r>
          </w:p>
        </w:tc>
      </w:tr>
      <w:tr w:rsidR="008C35BF" w14:paraId="3EAF5CBE" w14:textId="77777777" w:rsidTr="008C35BF">
        <w:tc>
          <w:tcPr>
            <w:tcW w:w="1150" w:type="dxa"/>
          </w:tcPr>
          <w:p w14:paraId="5288B360"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w:t>
            </w:r>
          </w:p>
        </w:tc>
        <w:tc>
          <w:tcPr>
            <w:tcW w:w="2669" w:type="dxa"/>
          </w:tcPr>
          <w:p w14:paraId="61564510" w14:textId="172FFD94"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1</w:t>
            </w:r>
            <w:r w:rsidR="00E52F68">
              <w:t xml:space="preserve"> Final Germination Proportions</w:t>
            </w:r>
          </w:p>
        </w:tc>
        <w:tc>
          <w:tcPr>
            <w:tcW w:w="2693" w:type="dxa"/>
          </w:tcPr>
          <w:p w14:paraId="45A452D3" w14:textId="0C1BB6D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2</w:t>
            </w:r>
            <w:r w:rsidR="008C35BF">
              <w:t xml:space="preserve"> </w:t>
            </w:r>
            <w:r w:rsidR="00E52F68">
              <w:t>Cumulative Germination Temperature Curves</w:t>
            </w:r>
          </w:p>
        </w:tc>
        <w:tc>
          <w:tcPr>
            <w:tcW w:w="2835" w:type="dxa"/>
          </w:tcPr>
          <w:p w14:paraId="4C0A4497" w14:textId="5C1B2A1C"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3a</w:t>
            </w:r>
            <w:r w:rsidR="00E52F68">
              <w:t xml:space="preserve"> Segmented Models</w:t>
            </w:r>
          </w:p>
        </w:tc>
        <w:tc>
          <w:tcPr>
            <w:tcW w:w="2835" w:type="dxa"/>
          </w:tcPr>
          <w:p w14:paraId="40F629D3" w14:textId="2143A130"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Figured 3b</w:t>
            </w:r>
            <w:r w:rsidR="00E52F68">
              <w:t xml:space="preserve"> Linear Models</w:t>
            </w:r>
          </w:p>
        </w:tc>
      </w:tr>
    </w:tbl>
    <w:p w14:paraId="6885BDBD"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19D8461"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0D97EDA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816BBF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7FC36CA0"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5538C93"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sectPr w:rsidR="007B7F33" w:rsidSect="007B7F33">
          <w:pgSz w:w="15840" w:h="12240" w:orient="landscape"/>
          <w:pgMar w:top="1440" w:right="1440" w:bottom="1440" w:left="1440" w:header="709" w:footer="709" w:gutter="0"/>
          <w:lnNumType w:countBy="1"/>
          <w:cols w:space="708"/>
          <w:docGrid w:linePitch="360"/>
        </w:sectPr>
      </w:pPr>
    </w:p>
    <w:p w14:paraId="0AA34D5A" w14:textId="77777777" w:rsidR="007B7F33" w:rsidRPr="0007339F"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pPr>
    </w:p>
    <w:p w14:paraId="0896800D" w14:textId="69E006CC" w:rsidR="00041D35" w:rsidRPr="0007339F" w:rsidRDefault="008A2D09"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sidRPr="0007339F">
        <w:rPr>
          <w:noProof/>
          <w:lang w:val="es-ES" w:eastAsia="es-ES"/>
        </w:rPr>
        <w:drawing>
          <wp:inline distT="0" distB="0" distL="0" distR="0" wp14:anchorId="5A69FCA5" wp14:editId="195EEE13">
            <wp:extent cx="2514600" cy="2514600"/>
            <wp:effectExtent l="0" t="0" r="0" b="0"/>
            <wp:docPr id="1" name="Picture 1" descr="C:\Users\Edu\AppData\Local\Microsoft\Windows\INetCacheContent.Word\Fig 1 Final germination percent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ppData\Local\Microsoft\Windows\INetCacheContent.Word\Fig 1 Final germination percentage.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567C96D6" w14:textId="3E12A69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1</w:t>
      </w:r>
      <w:r w:rsidR="00A625EE" w:rsidRPr="0007339F">
        <w:t xml:space="preserve"> Final </w:t>
      </w:r>
      <w:r w:rsidR="00C920D8" w:rsidRPr="0007339F">
        <w:t xml:space="preserve">germination percentages </w:t>
      </w:r>
      <w:r w:rsidR="00A625EE" w:rsidRPr="0007339F">
        <w:t>across all temperature treatments for species A and species B</w:t>
      </w:r>
      <w:r w:rsidR="00694B93" w:rsidRPr="0007339F">
        <w:t>. Bars represent the final germination percentage of each temperature treatment, brackets represent the</w:t>
      </w:r>
      <w:r w:rsidRPr="0007339F">
        <w:t xml:space="preserve"> binomial</w:t>
      </w:r>
      <w:r w:rsidR="00694B93" w:rsidRPr="0007339F">
        <w:t xml:space="preserve"> confidence interval of every treatment.</w:t>
      </w:r>
    </w:p>
    <w:p w14:paraId="714DF1A7" w14:textId="2FA7CDFD" w:rsidR="0043724E" w:rsidRPr="0007339F" w:rsidRDefault="004561C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lastRenderedPageBreak/>
        <w:pict w14:anchorId="53962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490.2pt">
            <v:imagedata r:id="rId11" o:title="Fig 2 Cumulative germination curves"/>
          </v:shape>
        </w:pict>
      </w:r>
    </w:p>
    <w:p w14:paraId="017E52FF" w14:textId="608CC3D0"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2</w:t>
      </w:r>
      <w:r w:rsidR="00EC587E" w:rsidRPr="0007339F">
        <w:t xml:space="preserve"> Cumulative </w:t>
      </w:r>
      <w:r w:rsidR="00A43E4C" w:rsidRPr="0007339F">
        <w:t>g</w:t>
      </w:r>
      <w:r w:rsidR="00A625EE" w:rsidRPr="0007339F">
        <w:t xml:space="preserve">ermination </w:t>
      </w:r>
      <w:r w:rsidR="00A43E4C" w:rsidRPr="0007339F">
        <w:t>c</w:t>
      </w:r>
      <w:r w:rsidR="00A625EE" w:rsidRPr="0007339F">
        <w:t>urves across all temperature treatments for species A and species B</w:t>
      </w:r>
      <w:r w:rsidR="00694B93" w:rsidRPr="0007339F">
        <w:t xml:space="preserve">. Points represent </w:t>
      </w:r>
      <w:r w:rsidR="00DA2BCD">
        <w:t xml:space="preserve">cumulative </w:t>
      </w:r>
      <w:r w:rsidR="00694B93" w:rsidRPr="0007339F">
        <w:t>germination perce</w:t>
      </w:r>
      <w:r w:rsidRPr="0007339F">
        <w:t>ntage</w:t>
      </w:r>
      <w:r w:rsidR="00DA2BCD">
        <w:t>s</w:t>
      </w:r>
      <w:r w:rsidRPr="0007339F">
        <w:t xml:space="preserve"> </w:t>
      </w:r>
      <w:r w:rsidR="00DA2BCD">
        <w:t>at</w:t>
      </w:r>
      <w:r w:rsidRPr="0007339F">
        <w:t xml:space="preserve"> each scoring time,</w:t>
      </w:r>
      <w:r w:rsidR="00694B93" w:rsidRPr="0007339F">
        <w:t xml:space="preserve"> lines represent the best fit </w:t>
      </w:r>
      <w:r w:rsidR="00C920D8" w:rsidRPr="0007339F">
        <w:t xml:space="preserve">dose-response </w:t>
      </w:r>
      <w:r w:rsidR="00694B93" w:rsidRPr="0007339F">
        <w:t>model to the scoring days</w:t>
      </w:r>
      <w:r w:rsidRPr="0007339F">
        <w:t>, areas represent the confidence interval of the dose-response models</w:t>
      </w:r>
      <w:r w:rsidR="00694B93" w:rsidRPr="0007339F">
        <w:t>.</w:t>
      </w:r>
    </w:p>
    <w:p w14:paraId="6D69CDDB" w14:textId="77777777" w:rsidR="0043724E" w:rsidRPr="0007339F" w:rsidRDefault="0043724E"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p>
    <w:p w14:paraId="0F0B3124" w14:textId="596CA283" w:rsidR="0043724E" w:rsidRPr="0007339F" w:rsidRDefault="00785C1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val="es-ES" w:eastAsia="es-ES"/>
        </w:rPr>
        <w:lastRenderedPageBreak/>
        <w:drawing>
          <wp:inline distT="0" distB="0" distL="0" distR="0" wp14:anchorId="3DDC40D8" wp14:editId="117FFDDB">
            <wp:extent cx="2816898" cy="2814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730" cy="2815786"/>
                    </a:xfrm>
                    <a:prstGeom prst="rect">
                      <a:avLst/>
                    </a:prstGeom>
                    <a:noFill/>
                    <a:ln>
                      <a:noFill/>
                    </a:ln>
                  </pic:spPr>
                </pic:pic>
              </a:graphicData>
            </a:graphic>
          </wp:inline>
        </w:drawing>
      </w:r>
      <w:r w:rsidRPr="00785C14" w:rsidDel="00785C14">
        <w:t xml:space="preserve"> </w:t>
      </w:r>
    </w:p>
    <w:p w14:paraId="5F467467" w14:textId="2DF8761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3</w:t>
      </w:r>
      <w:r w:rsidRPr="0007339F">
        <w:t xml:space="preserve"> Segmented models fitted to germination rate vs temperature. Models were fitted separately for each decile and </w:t>
      </w:r>
      <w:r w:rsidR="00A625EE" w:rsidRPr="0007339F">
        <w:t>for species A and species B.</w:t>
      </w:r>
      <w:r w:rsidR="00766806" w:rsidRPr="0007339F">
        <w:t xml:space="preserve"> Points represent the germination rate for every temperature treatment, and lines represent the fit of the segmented model to the points.</w:t>
      </w:r>
    </w:p>
    <w:p w14:paraId="2CEC6E28" w14:textId="77777777" w:rsidR="0043724E" w:rsidRPr="0007339F" w:rsidRDefault="0043724E"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p>
    <w:p w14:paraId="21AB0662" w14:textId="0EF831C0" w:rsidR="0043724E" w:rsidRPr="0007339F" w:rsidRDefault="004561C4"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pict w14:anchorId="3103025A">
          <v:shape id="_x0000_i1027" type="#_x0000_t75" style="width:468pt;height:189pt">
            <v:imagedata r:id="rId13" o:title="Fig 4 Germination rate vs T (linear models)"/>
          </v:shape>
        </w:pict>
      </w:r>
    </w:p>
    <w:p w14:paraId="61694601" w14:textId="670EFD69" w:rsidR="0041076B"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4</w:t>
      </w:r>
      <w:r w:rsidR="00A625EE" w:rsidRPr="0007339F">
        <w:t xml:space="preserve"> </w:t>
      </w:r>
      <w:r w:rsidRPr="0007339F">
        <w:t>Linear models fitted to germination rate vs temperature. Models were fitted separately for each decile and for species A and species B. Points represent the germination rate for every temperature treatment, and lines represent the fit of the linear model to the points.</w:t>
      </w:r>
    </w:p>
    <w:p w14:paraId="451C8607" w14:textId="77777777" w:rsidR="0041076B" w:rsidRPr="0007339F" w:rsidRDefault="0041076B">
      <w:pPr>
        <w:spacing w:before="0" w:after="200" w:line="240" w:lineRule="auto"/>
        <w:jc w:val="left"/>
      </w:pPr>
      <w:r w:rsidRPr="0007339F">
        <w:lastRenderedPageBreak/>
        <w:br w:type="page"/>
      </w:r>
    </w:p>
    <w:p w14:paraId="1255223B" w14:textId="1F6A65B4" w:rsidR="0043724E"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rPr>
          <w:b/>
        </w:rPr>
      </w:pPr>
      <w:r w:rsidRPr="0007339F">
        <w:rPr>
          <w:b/>
        </w:rPr>
        <w:lastRenderedPageBreak/>
        <w:t>Supporting information</w:t>
      </w:r>
    </w:p>
    <w:p w14:paraId="4FCC7432" w14:textId="7527651F" w:rsidR="0041076B"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1</w:t>
      </w:r>
      <w:r w:rsidRPr="0007339F">
        <w:t xml:space="preserve"> </w:t>
      </w:r>
      <w:r w:rsidR="00C20D39" w:rsidRPr="0007339F">
        <w:t xml:space="preserve">Example dataset to </w:t>
      </w:r>
      <w:r w:rsidR="007F03F9">
        <w:t>try</w:t>
      </w:r>
      <w:r w:rsidR="00C20D39" w:rsidRPr="0007339F">
        <w:t xml:space="preserve"> the analyses</w:t>
      </w:r>
      <w:r w:rsidR="0083748A" w:rsidRPr="0007339F">
        <w:t>.</w:t>
      </w:r>
    </w:p>
    <w:p w14:paraId="1A58B3D2" w14:textId="1D7CB0E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2</w:t>
      </w:r>
      <w:r w:rsidRPr="0007339F">
        <w:t xml:space="preserve"> Annotated R script to conduct the analyses</w:t>
      </w:r>
      <w:r w:rsidR="0083748A" w:rsidRPr="0007339F">
        <w:t>.</w:t>
      </w:r>
    </w:p>
    <w:p w14:paraId="1798F346" w14:textId="6E3D1BD0"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3</w:t>
      </w:r>
      <w:r w:rsidRPr="0007339F">
        <w:t xml:space="preserve"> Basic instructions for users new to R</w:t>
      </w:r>
      <w:r w:rsidR="0083748A" w:rsidRPr="0007339F">
        <w:t>.</w:t>
      </w:r>
    </w:p>
    <w:p w14:paraId="05B84BCA" w14:textId="3DC65914"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S1</w:t>
      </w:r>
      <w:r w:rsidRPr="0007339F">
        <w:t xml:space="preserve"> Final germination proportions. For each grouping and treatment, the table includes the number of germinated seeds (x), the number of germinable seeds (n), the average germination proportions (mean) and the limits of the 95 % binomial confidence interval (lower, upper).</w:t>
      </w:r>
    </w:p>
    <w:p w14:paraId="4BCE7983" w14:textId="33851E1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S2</w:t>
      </w:r>
      <w:r w:rsidRPr="0007339F">
        <w:t xml:space="preserve"> Germination times and rates for each decile of each grouping and treatment. The best fit dose-response models and its value of Akaike’s Information Criterion (AIC) are indicated.</w:t>
      </w:r>
    </w:p>
    <w:p w14:paraId="70F060F2" w14:textId="4B0E9C8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S3</w:t>
      </w:r>
      <w:r w:rsidRPr="0007339F">
        <w:t xml:space="preserve"> Segmented regression models fitted to each decile of each grouping. The table includes the maximal germination rate (GRmax); the temperature treatment giving this maximal rate (Treatment.max); the optimal germ</w:t>
      </w:r>
      <w:r w:rsidR="00BF3389" w:rsidRPr="0007339F">
        <w:t>ination temperature estimated as the breaking point of</w:t>
      </w:r>
      <w:r w:rsidRPr="0007339F">
        <w:t xml:space="preserve"> the </w:t>
      </w:r>
      <w:r w:rsidR="00BF3389" w:rsidRPr="0007339F">
        <w:t xml:space="preserve">segmented </w:t>
      </w:r>
      <w:r w:rsidRPr="0007339F">
        <w:t>model (To); the number of temperatures used in fitting the model (n); the adjusted R</w:t>
      </w:r>
      <w:r w:rsidRPr="0007339F">
        <w:rPr>
          <w:vertAlign w:val="superscript"/>
        </w:rPr>
        <w:t>2</w:t>
      </w:r>
      <w:r w:rsidRPr="0007339F">
        <w:t xml:space="preserve"> of the model; the intercepts and slopes of the two segments including their standard errors, t and p-values; the estimated base and ceiling germination temperatures (Tb, Tc) and the thermal time estimated for each segment (thetasub, thetasupra).</w:t>
      </w:r>
    </w:p>
    <w:p w14:paraId="481A3BB7" w14:textId="37C0FBC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S4</w:t>
      </w:r>
      <w:r w:rsidRPr="0007339F">
        <w:t xml:space="preserve"> Linear regression models fitted to each decile of each grouping. The table includes the maximal germination rate (GRmax); the temperature treatment giving this maximal rate (Treatment.max); the optimal germination temperature estimated </w:t>
      </w:r>
      <w:r w:rsidR="00BF3389" w:rsidRPr="0007339F">
        <w:t>as the intercept of the two models</w:t>
      </w:r>
      <w:r w:rsidRPr="0007339F">
        <w:t xml:space="preserve"> (To); the number of temperatures used in fitting </w:t>
      </w:r>
      <w:r w:rsidR="00BF3389" w:rsidRPr="0007339F">
        <w:t>each of the two linear regressions</w:t>
      </w:r>
      <w:r w:rsidRPr="0007339F">
        <w:t xml:space="preserve"> (n</w:t>
      </w:r>
      <w:r w:rsidR="00BF3389" w:rsidRPr="0007339F">
        <w:t xml:space="preserve">.sub, </w:t>
      </w:r>
      <w:r w:rsidR="00BF3389" w:rsidRPr="0007339F">
        <w:lastRenderedPageBreak/>
        <w:t>n.supra</w:t>
      </w:r>
      <w:r w:rsidRPr="0007339F">
        <w:t>); the adjusted R</w:t>
      </w:r>
      <w:r w:rsidRPr="0007339F">
        <w:rPr>
          <w:vertAlign w:val="superscript"/>
        </w:rPr>
        <w:t>2</w:t>
      </w:r>
      <w:r w:rsidR="00BF3389" w:rsidRPr="0007339F">
        <w:t xml:space="preserve"> of each </w:t>
      </w:r>
      <w:r w:rsidR="0083748A" w:rsidRPr="0007339F">
        <w:t>regression</w:t>
      </w:r>
      <w:r w:rsidRPr="0007339F">
        <w:t>; the intercepts and slopes of the two segments including their standard errors, t and p-values; the estimated base and ceiling germination temperatures (Tb, Tc) and the thermal time estimated for each segment (thetasub, thetasupra).</w:t>
      </w:r>
    </w:p>
    <w:sectPr w:rsidR="00C20D39" w:rsidRPr="0007339F" w:rsidSect="00F815B7">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9F23B" w14:textId="77777777" w:rsidR="00123292" w:rsidRDefault="00123292" w:rsidP="001D7B51">
      <w:pPr>
        <w:spacing w:before="0" w:after="0" w:line="240" w:lineRule="auto"/>
      </w:pPr>
      <w:r>
        <w:separator/>
      </w:r>
    </w:p>
  </w:endnote>
  <w:endnote w:type="continuationSeparator" w:id="0">
    <w:p w14:paraId="7ADACA96" w14:textId="77777777" w:rsidR="00123292" w:rsidRDefault="00123292" w:rsidP="001D7B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115975"/>
      <w:docPartObj>
        <w:docPartGallery w:val="Page Numbers (Bottom of Page)"/>
        <w:docPartUnique/>
      </w:docPartObj>
    </w:sdtPr>
    <w:sdtEndPr>
      <w:rPr>
        <w:noProof/>
      </w:rPr>
    </w:sdtEndPr>
    <w:sdtContent>
      <w:p w14:paraId="68B63409" w14:textId="1AC7D762" w:rsidR="006674F7" w:rsidRDefault="006674F7">
        <w:pPr>
          <w:pStyle w:val="Footer"/>
          <w:jc w:val="right"/>
        </w:pPr>
        <w:r>
          <w:fldChar w:fldCharType="begin"/>
        </w:r>
        <w:r>
          <w:instrText xml:space="preserve"> PAGE   \* MERGEFORMAT </w:instrText>
        </w:r>
        <w:r>
          <w:fldChar w:fldCharType="separate"/>
        </w:r>
        <w:r w:rsidR="004561C4">
          <w:rPr>
            <w:noProof/>
          </w:rPr>
          <w:t>6</w:t>
        </w:r>
        <w:r>
          <w:rPr>
            <w:noProof/>
          </w:rPr>
          <w:fldChar w:fldCharType="end"/>
        </w:r>
      </w:p>
    </w:sdtContent>
  </w:sdt>
  <w:p w14:paraId="0CB53EF8" w14:textId="77777777" w:rsidR="006674F7" w:rsidRDefault="00667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63FDB" w14:textId="77777777" w:rsidR="00123292" w:rsidRDefault="00123292" w:rsidP="001D7B51">
      <w:pPr>
        <w:spacing w:before="0" w:after="0" w:line="240" w:lineRule="auto"/>
      </w:pPr>
      <w:r>
        <w:separator/>
      </w:r>
    </w:p>
  </w:footnote>
  <w:footnote w:type="continuationSeparator" w:id="0">
    <w:p w14:paraId="6A6B5BB8" w14:textId="77777777" w:rsidR="00123292" w:rsidRDefault="00123292" w:rsidP="001D7B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7A6728F"/>
    <w:multiLevelType w:val="hybridMultilevel"/>
    <w:tmpl w:val="299818C8"/>
    <w:lvl w:ilvl="0" w:tplc="1888859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u">
    <w15:presenceInfo w15:providerId="None" w15:userId="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0E7"/>
    <w:rsid w:val="00010AFA"/>
    <w:rsid w:val="00030C04"/>
    <w:rsid w:val="00030C5E"/>
    <w:rsid w:val="00034D88"/>
    <w:rsid w:val="00035977"/>
    <w:rsid w:val="00041D35"/>
    <w:rsid w:val="0004750B"/>
    <w:rsid w:val="00050660"/>
    <w:rsid w:val="0006537B"/>
    <w:rsid w:val="000677F8"/>
    <w:rsid w:val="0007339F"/>
    <w:rsid w:val="00077013"/>
    <w:rsid w:val="000818FE"/>
    <w:rsid w:val="00091AA8"/>
    <w:rsid w:val="00092A96"/>
    <w:rsid w:val="000A124B"/>
    <w:rsid w:val="000A2D37"/>
    <w:rsid w:val="000A3EE5"/>
    <w:rsid w:val="000A52A4"/>
    <w:rsid w:val="000B76B7"/>
    <w:rsid w:val="000D09C1"/>
    <w:rsid w:val="000D3BE9"/>
    <w:rsid w:val="000E7CAF"/>
    <w:rsid w:val="00105657"/>
    <w:rsid w:val="001172DE"/>
    <w:rsid w:val="00121F0B"/>
    <w:rsid w:val="00123292"/>
    <w:rsid w:val="001364D2"/>
    <w:rsid w:val="001432A6"/>
    <w:rsid w:val="0015024C"/>
    <w:rsid w:val="00154386"/>
    <w:rsid w:val="00164893"/>
    <w:rsid w:val="00166993"/>
    <w:rsid w:val="001710B0"/>
    <w:rsid w:val="00185305"/>
    <w:rsid w:val="00191245"/>
    <w:rsid w:val="001941A6"/>
    <w:rsid w:val="001A02A4"/>
    <w:rsid w:val="001A5BA3"/>
    <w:rsid w:val="001C2CF2"/>
    <w:rsid w:val="001D7B51"/>
    <w:rsid w:val="001E15A9"/>
    <w:rsid w:val="001E33C4"/>
    <w:rsid w:val="001E5D7E"/>
    <w:rsid w:val="001F4ED2"/>
    <w:rsid w:val="001F4F9E"/>
    <w:rsid w:val="001F642D"/>
    <w:rsid w:val="00211A18"/>
    <w:rsid w:val="002126A1"/>
    <w:rsid w:val="002261CC"/>
    <w:rsid w:val="00256429"/>
    <w:rsid w:val="00257469"/>
    <w:rsid w:val="00257DCD"/>
    <w:rsid w:val="002622F6"/>
    <w:rsid w:val="002679FE"/>
    <w:rsid w:val="0027334A"/>
    <w:rsid w:val="002865B1"/>
    <w:rsid w:val="00293978"/>
    <w:rsid w:val="002A2594"/>
    <w:rsid w:val="002A443E"/>
    <w:rsid w:val="002A54B3"/>
    <w:rsid w:val="002B0279"/>
    <w:rsid w:val="002B4669"/>
    <w:rsid w:val="002B7441"/>
    <w:rsid w:val="002B77F7"/>
    <w:rsid w:val="002D4100"/>
    <w:rsid w:val="002E05DA"/>
    <w:rsid w:val="002E468F"/>
    <w:rsid w:val="002E507E"/>
    <w:rsid w:val="002F157E"/>
    <w:rsid w:val="002F26A3"/>
    <w:rsid w:val="002F2C70"/>
    <w:rsid w:val="00307125"/>
    <w:rsid w:val="00307E0D"/>
    <w:rsid w:val="00314348"/>
    <w:rsid w:val="003153F1"/>
    <w:rsid w:val="00331E5F"/>
    <w:rsid w:val="00334BDA"/>
    <w:rsid w:val="00376D99"/>
    <w:rsid w:val="00382F67"/>
    <w:rsid w:val="00390CE2"/>
    <w:rsid w:val="00392EF3"/>
    <w:rsid w:val="0039531B"/>
    <w:rsid w:val="003959B9"/>
    <w:rsid w:val="003A3E95"/>
    <w:rsid w:val="003B28B6"/>
    <w:rsid w:val="003C1506"/>
    <w:rsid w:val="003D2500"/>
    <w:rsid w:val="003F0FD4"/>
    <w:rsid w:val="00403FF1"/>
    <w:rsid w:val="0041076B"/>
    <w:rsid w:val="00415C89"/>
    <w:rsid w:val="00416976"/>
    <w:rsid w:val="00427002"/>
    <w:rsid w:val="004367C9"/>
    <w:rsid w:val="0043724E"/>
    <w:rsid w:val="00451D27"/>
    <w:rsid w:val="004561C4"/>
    <w:rsid w:val="004561F8"/>
    <w:rsid w:val="004657AB"/>
    <w:rsid w:val="00466152"/>
    <w:rsid w:val="004668FC"/>
    <w:rsid w:val="004A1BC5"/>
    <w:rsid w:val="004B1234"/>
    <w:rsid w:val="004C6319"/>
    <w:rsid w:val="004C787C"/>
    <w:rsid w:val="004C7D8D"/>
    <w:rsid w:val="004D19DF"/>
    <w:rsid w:val="004E5DC5"/>
    <w:rsid w:val="004F2489"/>
    <w:rsid w:val="00500CD2"/>
    <w:rsid w:val="00525850"/>
    <w:rsid w:val="005331D9"/>
    <w:rsid w:val="005346C3"/>
    <w:rsid w:val="00545E3A"/>
    <w:rsid w:val="005561B3"/>
    <w:rsid w:val="005709EF"/>
    <w:rsid w:val="00590D46"/>
    <w:rsid w:val="00596A91"/>
    <w:rsid w:val="005A2C76"/>
    <w:rsid w:val="005A4AD7"/>
    <w:rsid w:val="005C153B"/>
    <w:rsid w:val="005C43EC"/>
    <w:rsid w:val="005D0078"/>
    <w:rsid w:val="005E3FF3"/>
    <w:rsid w:val="005F71E9"/>
    <w:rsid w:val="006139ED"/>
    <w:rsid w:val="0061430D"/>
    <w:rsid w:val="006358B7"/>
    <w:rsid w:val="006371B4"/>
    <w:rsid w:val="00652AE3"/>
    <w:rsid w:val="00656D8B"/>
    <w:rsid w:val="0066635F"/>
    <w:rsid w:val="006674F7"/>
    <w:rsid w:val="006677D1"/>
    <w:rsid w:val="0067577D"/>
    <w:rsid w:val="006863A6"/>
    <w:rsid w:val="00694B93"/>
    <w:rsid w:val="006A0084"/>
    <w:rsid w:val="006A0908"/>
    <w:rsid w:val="006A39A8"/>
    <w:rsid w:val="006B741A"/>
    <w:rsid w:val="006C518E"/>
    <w:rsid w:val="006D6FA3"/>
    <w:rsid w:val="006D7A12"/>
    <w:rsid w:val="006E01C2"/>
    <w:rsid w:val="006E1C70"/>
    <w:rsid w:val="006F40FB"/>
    <w:rsid w:val="006F5E6A"/>
    <w:rsid w:val="00711B4F"/>
    <w:rsid w:val="0071502E"/>
    <w:rsid w:val="00717D94"/>
    <w:rsid w:val="00720941"/>
    <w:rsid w:val="00721767"/>
    <w:rsid w:val="00725FF3"/>
    <w:rsid w:val="0074130E"/>
    <w:rsid w:val="00745856"/>
    <w:rsid w:val="007534E6"/>
    <w:rsid w:val="00766806"/>
    <w:rsid w:val="0077074B"/>
    <w:rsid w:val="00770A1F"/>
    <w:rsid w:val="00774580"/>
    <w:rsid w:val="00777005"/>
    <w:rsid w:val="00785C14"/>
    <w:rsid w:val="00786871"/>
    <w:rsid w:val="007905F5"/>
    <w:rsid w:val="007915BE"/>
    <w:rsid w:val="00794A09"/>
    <w:rsid w:val="00797F03"/>
    <w:rsid w:val="007A7DDD"/>
    <w:rsid w:val="007B0731"/>
    <w:rsid w:val="007B7E64"/>
    <w:rsid w:val="007B7F33"/>
    <w:rsid w:val="007C5F42"/>
    <w:rsid w:val="007D5748"/>
    <w:rsid w:val="007F03F9"/>
    <w:rsid w:val="007F295A"/>
    <w:rsid w:val="007F4EE5"/>
    <w:rsid w:val="007F5111"/>
    <w:rsid w:val="00810A92"/>
    <w:rsid w:val="0081320F"/>
    <w:rsid w:val="008173A2"/>
    <w:rsid w:val="008232BF"/>
    <w:rsid w:val="00823821"/>
    <w:rsid w:val="0082442B"/>
    <w:rsid w:val="0083748A"/>
    <w:rsid w:val="008442E3"/>
    <w:rsid w:val="00844526"/>
    <w:rsid w:val="00852DE6"/>
    <w:rsid w:val="00855547"/>
    <w:rsid w:val="008661A4"/>
    <w:rsid w:val="008744B7"/>
    <w:rsid w:val="008A2ADE"/>
    <w:rsid w:val="008A2D09"/>
    <w:rsid w:val="008A7018"/>
    <w:rsid w:val="008C35BF"/>
    <w:rsid w:val="008C72C5"/>
    <w:rsid w:val="008D0324"/>
    <w:rsid w:val="008D121A"/>
    <w:rsid w:val="008E3878"/>
    <w:rsid w:val="008E46A0"/>
    <w:rsid w:val="008F5A51"/>
    <w:rsid w:val="00910B56"/>
    <w:rsid w:val="009140E7"/>
    <w:rsid w:val="00914598"/>
    <w:rsid w:val="00934D14"/>
    <w:rsid w:val="00936B58"/>
    <w:rsid w:val="00942FFE"/>
    <w:rsid w:val="00955CD2"/>
    <w:rsid w:val="009654E7"/>
    <w:rsid w:val="0097354B"/>
    <w:rsid w:val="00982F9C"/>
    <w:rsid w:val="00985698"/>
    <w:rsid w:val="009870DE"/>
    <w:rsid w:val="00987348"/>
    <w:rsid w:val="00987CFA"/>
    <w:rsid w:val="009A4A02"/>
    <w:rsid w:val="009A5690"/>
    <w:rsid w:val="009A7F59"/>
    <w:rsid w:val="009B52FF"/>
    <w:rsid w:val="009B74B1"/>
    <w:rsid w:val="009B7DDE"/>
    <w:rsid w:val="009C01D3"/>
    <w:rsid w:val="009E6C9B"/>
    <w:rsid w:val="009F1386"/>
    <w:rsid w:val="009F3751"/>
    <w:rsid w:val="009F6FE0"/>
    <w:rsid w:val="009F7300"/>
    <w:rsid w:val="00A059B4"/>
    <w:rsid w:val="00A07C41"/>
    <w:rsid w:val="00A103A8"/>
    <w:rsid w:val="00A23979"/>
    <w:rsid w:val="00A2542B"/>
    <w:rsid w:val="00A42462"/>
    <w:rsid w:val="00A43E4C"/>
    <w:rsid w:val="00A45810"/>
    <w:rsid w:val="00A54016"/>
    <w:rsid w:val="00A545E0"/>
    <w:rsid w:val="00A625EE"/>
    <w:rsid w:val="00A64E62"/>
    <w:rsid w:val="00A7102D"/>
    <w:rsid w:val="00A734A3"/>
    <w:rsid w:val="00A81026"/>
    <w:rsid w:val="00A85DEE"/>
    <w:rsid w:val="00A96308"/>
    <w:rsid w:val="00A97A4E"/>
    <w:rsid w:val="00AA6465"/>
    <w:rsid w:val="00AA75C4"/>
    <w:rsid w:val="00AC4F59"/>
    <w:rsid w:val="00AD37A6"/>
    <w:rsid w:val="00AF0A70"/>
    <w:rsid w:val="00AF67B6"/>
    <w:rsid w:val="00AF7E85"/>
    <w:rsid w:val="00B0118B"/>
    <w:rsid w:val="00B216EE"/>
    <w:rsid w:val="00B2782A"/>
    <w:rsid w:val="00B27BA8"/>
    <w:rsid w:val="00B33FBE"/>
    <w:rsid w:val="00B3507C"/>
    <w:rsid w:val="00B41FB9"/>
    <w:rsid w:val="00B458D7"/>
    <w:rsid w:val="00B550B3"/>
    <w:rsid w:val="00B57CB7"/>
    <w:rsid w:val="00B60945"/>
    <w:rsid w:val="00B7281B"/>
    <w:rsid w:val="00BA0C09"/>
    <w:rsid w:val="00BA4935"/>
    <w:rsid w:val="00BA5D40"/>
    <w:rsid w:val="00BA710F"/>
    <w:rsid w:val="00BB3433"/>
    <w:rsid w:val="00BB642F"/>
    <w:rsid w:val="00BB7E3B"/>
    <w:rsid w:val="00BC2EE7"/>
    <w:rsid w:val="00BC5E57"/>
    <w:rsid w:val="00BD2A2A"/>
    <w:rsid w:val="00BE452C"/>
    <w:rsid w:val="00BF0831"/>
    <w:rsid w:val="00BF3389"/>
    <w:rsid w:val="00C04109"/>
    <w:rsid w:val="00C042F7"/>
    <w:rsid w:val="00C06B78"/>
    <w:rsid w:val="00C07961"/>
    <w:rsid w:val="00C20D39"/>
    <w:rsid w:val="00C247F9"/>
    <w:rsid w:val="00C24EE1"/>
    <w:rsid w:val="00C260E6"/>
    <w:rsid w:val="00C345DB"/>
    <w:rsid w:val="00C46EF8"/>
    <w:rsid w:val="00C61649"/>
    <w:rsid w:val="00C920D8"/>
    <w:rsid w:val="00C928C7"/>
    <w:rsid w:val="00CA183C"/>
    <w:rsid w:val="00CA18C3"/>
    <w:rsid w:val="00CA7953"/>
    <w:rsid w:val="00CC618F"/>
    <w:rsid w:val="00CD46E4"/>
    <w:rsid w:val="00CE350A"/>
    <w:rsid w:val="00CE5871"/>
    <w:rsid w:val="00D131F4"/>
    <w:rsid w:val="00D16B93"/>
    <w:rsid w:val="00D2055F"/>
    <w:rsid w:val="00D505A1"/>
    <w:rsid w:val="00D65947"/>
    <w:rsid w:val="00D86167"/>
    <w:rsid w:val="00D869F1"/>
    <w:rsid w:val="00D92803"/>
    <w:rsid w:val="00D92829"/>
    <w:rsid w:val="00D9422D"/>
    <w:rsid w:val="00DA2BCD"/>
    <w:rsid w:val="00DC6843"/>
    <w:rsid w:val="00DD0F3F"/>
    <w:rsid w:val="00DD48C6"/>
    <w:rsid w:val="00DF4876"/>
    <w:rsid w:val="00DF57EC"/>
    <w:rsid w:val="00E04E9E"/>
    <w:rsid w:val="00E30394"/>
    <w:rsid w:val="00E474BF"/>
    <w:rsid w:val="00E50005"/>
    <w:rsid w:val="00E50823"/>
    <w:rsid w:val="00E52F68"/>
    <w:rsid w:val="00E575AC"/>
    <w:rsid w:val="00E617A2"/>
    <w:rsid w:val="00E81454"/>
    <w:rsid w:val="00E82FA7"/>
    <w:rsid w:val="00E840D3"/>
    <w:rsid w:val="00E85A4B"/>
    <w:rsid w:val="00EA7DBF"/>
    <w:rsid w:val="00EB0333"/>
    <w:rsid w:val="00EB21D1"/>
    <w:rsid w:val="00EC0F22"/>
    <w:rsid w:val="00EC587E"/>
    <w:rsid w:val="00F1550D"/>
    <w:rsid w:val="00F2550A"/>
    <w:rsid w:val="00F50FFD"/>
    <w:rsid w:val="00F54512"/>
    <w:rsid w:val="00F815B7"/>
    <w:rsid w:val="00FA1F1E"/>
    <w:rsid w:val="00FA3DA4"/>
    <w:rsid w:val="00FA45B7"/>
    <w:rsid w:val="00FA5A60"/>
    <w:rsid w:val="00FA5EFC"/>
    <w:rsid w:val="00FD4C98"/>
    <w:rsid w:val="00FD62C5"/>
    <w:rsid w:val="00FD69C2"/>
    <w:rsid w:val="00FE08F4"/>
    <w:rsid w:val="00FE180C"/>
    <w:rsid w:val="00FE5EED"/>
    <w:rsid w:val="00FF66C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A6B955"/>
  <w15:docId w15:val="{98FCC377-CBBE-41A6-AB42-C96252D8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6C9B"/>
    <w:pPr>
      <w:spacing w:before="120" w:after="120" w:line="360" w:lineRule="auto"/>
      <w:jc w:val="both"/>
    </w:pPr>
    <w:rPr>
      <w:rFonts w:ascii="Times New Roman" w:eastAsiaTheme="minorHAnsi" w:hAnsi="Times New Roman"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E6C9B"/>
    <w:rPr>
      <w:b/>
    </w:rPr>
  </w:style>
  <w:style w:type="character" w:styleId="Hyperlink">
    <w:name w:val="Hyperlink"/>
    <w:basedOn w:val="DefaultParagraphFont"/>
    <w:uiPriority w:val="99"/>
    <w:unhideWhenUsed/>
    <w:rsid w:val="00041D35"/>
    <w:rPr>
      <w:color w:val="0000FF" w:themeColor="hyperlink"/>
      <w:u w:val="single"/>
    </w:rPr>
  </w:style>
  <w:style w:type="character" w:styleId="FollowedHyperlink">
    <w:name w:val="FollowedHyperlink"/>
    <w:basedOn w:val="DefaultParagraphFont"/>
    <w:uiPriority w:val="99"/>
    <w:semiHidden/>
    <w:unhideWhenUsed/>
    <w:rsid w:val="00041D35"/>
    <w:rPr>
      <w:color w:val="800080" w:themeColor="followedHyperlink"/>
      <w:u w:val="single"/>
    </w:rPr>
  </w:style>
  <w:style w:type="paragraph" w:styleId="BalloonText">
    <w:name w:val="Balloon Text"/>
    <w:basedOn w:val="Normal"/>
    <w:link w:val="BalloonTextChar"/>
    <w:uiPriority w:val="99"/>
    <w:semiHidden/>
    <w:unhideWhenUsed/>
    <w:rsid w:val="0043724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724E"/>
    <w:rPr>
      <w:rFonts w:ascii="Lucida Grande" w:eastAsiaTheme="minorHAnsi" w:hAnsi="Lucida Grande" w:cs="Lucida Grande"/>
      <w:sz w:val="18"/>
      <w:szCs w:val="18"/>
      <w:lang w:val="en-GB" w:eastAsia="en-US"/>
    </w:rPr>
  </w:style>
  <w:style w:type="character" w:styleId="LineNumber">
    <w:name w:val="line number"/>
    <w:basedOn w:val="DefaultParagraphFont"/>
    <w:uiPriority w:val="99"/>
    <w:semiHidden/>
    <w:unhideWhenUsed/>
    <w:rsid w:val="00F815B7"/>
  </w:style>
  <w:style w:type="character" w:styleId="CommentReference">
    <w:name w:val="annotation reference"/>
    <w:basedOn w:val="DefaultParagraphFont"/>
    <w:uiPriority w:val="99"/>
    <w:semiHidden/>
    <w:unhideWhenUsed/>
    <w:rsid w:val="00EA7DBF"/>
    <w:rPr>
      <w:sz w:val="16"/>
      <w:szCs w:val="16"/>
    </w:rPr>
  </w:style>
  <w:style w:type="paragraph" w:styleId="CommentText">
    <w:name w:val="annotation text"/>
    <w:basedOn w:val="Normal"/>
    <w:link w:val="CommentTextChar"/>
    <w:uiPriority w:val="99"/>
    <w:semiHidden/>
    <w:unhideWhenUsed/>
    <w:rsid w:val="00EA7DBF"/>
    <w:pPr>
      <w:spacing w:line="240" w:lineRule="auto"/>
    </w:pPr>
    <w:rPr>
      <w:sz w:val="20"/>
      <w:szCs w:val="20"/>
    </w:rPr>
  </w:style>
  <w:style w:type="character" w:customStyle="1" w:styleId="CommentTextChar">
    <w:name w:val="Comment Text Char"/>
    <w:basedOn w:val="DefaultParagraphFont"/>
    <w:link w:val="CommentText"/>
    <w:uiPriority w:val="99"/>
    <w:semiHidden/>
    <w:rsid w:val="00EA7DBF"/>
    <w:rPr>
      <w:rFonts w:ascii="Times New Roman" w:eastAsiaTheme="minorHAnsi"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A7DBF"/>
    <w:rPr>
      <w:b/>
      <w:bCs/>
    </w:rPr>
  </w:style>
  <w:style w:type="character" w:customStyle="1" w:styleId="CommentSubjectChar">
    <w:name w:val="Comment Subject Char"/>
    <w:basedOn w:val="CommentTextChar"/>
    <w:link w:val="CommentSubject"/>
    <w:uiPriority w:val="99"/>
    <w:semiHidden/>
    <w:rsid w:val="00EA7DBF"/>
    <w:rPr>
      <w:rFonts w:ascii="Times New Roman" w:eastAsiaTheme="minorHAnsi" w:hAnsi="Times New Roman" w:cs="Times New Roman"/>
      <w:b/>
      <w:bCs/>
      <w:sz w:val="20"/>
      <w:szCs w:val="20"/>
      <w:lang w:val="en-GB" w:eastAsia="en-US"/>
    </w:rPr>
  </w:style>
  <w:style w:type="paragraph" w:styleId="Header">
    <w:name w:val="header"/>
    <w:basedOn w:val="Normal"/>
    <w:link w:val="HeaderChar"/>
    <w:uiPriority w:val="99"/>
    <w:unhideWhenUsed/>
    <w:rsid w:val="001D7B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7B51"/>
    <w:rPr>
      <w:rFonts w:ascii="Times New Roman" w:eastAsiaTheme="minorHAnsi" w:hAnsi="Times New Roman" w:cs="Times New Roman"/>
      <w:lang w:val="en-GB" w:eastAsia="en-US"/>
    </w:rPr>
  </w:style>
  <w:style w:type="paragraph" w:styleId="Footer">
    <w:name w:val="footer"/>
    <w:basedOn w:val="Normal"/>
    <w:link w:val="FooterChar"/>
    <w:uiPriority w:val="99"/>
    <w:unhideWhenUsed/>
    <w:rsid w:val="001D7B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7B51"/>
    <w:rPr>
      <w:rFonts w:ascii="Times New Roman" w:eastAsiaTheme="minorHAnsi" w:hAnsi="Times New Roman" w:cs="Times New Roman"/>
      <w:lang w:val="en-GB" w:eastAsia="en-US"/>
    </w:rPr>
  </w:style>
  <w:style w:type="paragraph" w:styleId="ListParagraph">
    <w:name w:val="List Paragraph"/>
    <w:basedOn w:val="Normal"/>
    <w:uiPriority w:val="34"/>
    <w:qFormat/>
    <w:rsid w:val="003A3E95"/>
    <w:pPr>
      <w:ind w:left="720"/>
      <w:contextualSpacing/>
    </w:pPr>
  </w:style>
  <w:style w:type="table" w:styleId="TableGrid">
    <w:name w:val="Table Grid"/>
    <w:basedOn w:val="TableNormal"/>
    <w:uiPriority w:val="59"/>
    <w:rsid w:val="007B7F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5798">
      <w:bodyDiv w:val="1"/>
      <w:marLeft w:val="0"/>
      <w:marRight w:val="0"/>
      <w:marTop w:val="0"/>
      <w:marBottom w:val="0"/>
      <w:divBdr>
        <w:top w:val="none" w:sz="0" w:space="0" w:color="auto"/>
        <w:left w:val="none" w:sz="0" w:space="0" w:color="auto"/>
        <w:bottom w:val="none" w:sz="0" w:space="0" w:color="auto"/>
        <w:right w:val="none" w:sz="0" w:space="0" w:color="auto"/>
      </w:divBdr>
    </w:div>
    <w:div w:id="599488114">
      <w:bodyDiv w:val="1"/>
      <w:marLeft w:val="0"/>
      <w:marRight w:val="0"/>
      <w:marTop w:val="0"/>
      <w:marBottom w:val="0"/>
      <w:divBdr>
        <w:top w:val="none" w:sz="0" w:space="0" w:color="auto"/>
        <w:left w:val="none" w:sz="0" w:space="0" w:color="auto"/>
        <w:bottom w:val="none" w:sz="0" w:space="0" w:color="auto"/>
        <w:right w:val="none" w:sz="0" w:space="0" w:color="auto"/>
      </w:divBdr>
    </w:div>
    <w:div w:id="637566163">
      <w:bodyDiv w:val="1"/>
      <w:marLeft w:val="0"/>
      <w:marRight w:val="0"/>
      <w:marTop w:val="0"/>
      <w:marBottom w:val="0"/>
      <w:divBdr>
        <w:top w:val="none" w:sz="0" w:space="0" w:color="auto"/>
        <w:left w:val="none" w:sz="0" w:space="0" w:color="auto"/>
        <w:bottom w:val="none" w:sz="0" w:space="0" w:color="auto"/>
        <w:right w:val="none" w:sz="0" w:space="0" w:color="auto"/>
      </w:divBdr>
    </w:div>
    <w:div w:id="677972713">
      <w:bodyDiv w:val="1"/>
      <w:marLeft w:val="0"/>
      <w:marRight w:val="0"/>
      <w:marTop w:val="0"/>
      <w:marBottom w:val="0"/>
      <w:divBdr>
        <w:top w:val="none" w:sz="0" w:space="0" w:color="auto"/>
        <w:left w:val="none" w:sz="0" w:space="0" w:color="auto"/>
        <w:bottom w:val="none" w:sz="0" w:space="0" w:color="auto"/>
        <w:right w:val="none" w:sz="0" w:space="0" w:color="auto"/>
      </w:divBdr>
    </w:div>
    <w:div w:id="1486624197">
      <w:bodyDiv w:val="1"/>
      <w:marLeft w:val="0"/>
      <w:marRight w:val="0"/>
      <w:marTop w:val="0"/>
      <w:marBottom w:val="0"/>
      <w:divBdr>
        <w:top w:val="none" w:sz="0" w:space="0" w:color="auto"/>
        <w:left w:val="none" w:sz="0" w:space="0" w:color="auto"/>
        <w:bottom w:val="none" w:sz="0" w:space="0" w:color="auto"/>
        <w:right w:val="none" w:sz="0" w:space="0" w:color="auto"/>
      </w:divBdr>
    </w:div>
    <w:div w:id="1574779939">
      <w:bodyDiv w:val="1"/>
      <w:marLeft w:val="0"/>
      <w:marRight w:val="0"/>
      <w:marTop w:val="0"/>
      <w:marBottom w:val="0"/>
      <w:divBdr>
        <w:top w:val="none" w:sz="0" w:space="0" w:color="auto"/>
        <w:left w:val="none" w:sz="0" w:space="0" w:color="auto"/>
        <w:bottom w:val="none" w:sz="0" w:space="0" w:color="auto"/>
        <w:right w:val="none" w:sz="0" w:space="0" w:color="auto"/>
      </w:divBdr>
    </w:div>
    <w:div w:id="1867135625">
      <w:bodyDiv w:val="1"/>
      <w:marLeft w:val="0"/>
      <w:marRight w:val="0"/>
      <w:marTop w:val="0"/>
      <w:marBottom w:val="0"/>
      <w:divBdr>
        <w:top w:val="none" w:sz="0" w:space="0" w:color="auto"/>
        <w:left w:val="none" w:sz="0" w:space="0" w:color="auto"/>
        <w:bottom w:val="none" w:sz="0" w:space="0" w:color="auto"/>
        <w:right w:val="none" w:sz="0" w:space="0" w:color="auto"/>
      </w:divBdr>
    </w:div>
    <w:div w:id="2067949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uardofp.indurot@uniovi.e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4701C-DD5C-4B48-900F-7E01479F0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10882</Words>
  <Characters>59857</Characters>
  <Application>Microsoft Office Word</Application>
  <DocSecurity>0</DocSecurity>
  <Lines>498</Lines>
  <Paragraphs>141</Paragraphs>
  <ScaleCrop>false</ScaleCrop>
  <HeadingPairs>
    <vt:vector size="2" baseType="variant">
      <vt:variant>
        <vt:lpstr>Title</vt:lpstr>
      </vt:variant>
      <vt:variant>
        <vt:i4>1</vt:i4>
      </vt:variant>
    </vt:vector>
  </HeadingPairs>
  <TitlesOfParts>
    <vt:vector size="1" baseType="lpstr">
      <vt:lpstr/>
    </vt:vector>
  </TitlesOfParts>
  <Company>Museo Delle Scienze</Company>
  <LinksUpToDate>false</LinksUpToDate>
  <CharactersWithSpaces>70598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Ladouceur</dc:creator>
  <cp:keywords/>
  <dc:description/>
  <cp:lastModifiedBy>Edu</cp:lastModifiedBy>
  <cp:revision>2</cp:revision>
  <dcterms:created xsi:type="dcterms:W3CDTF">2017-05-23T08:52:00Z</dcterms:created>
  <dcterms:modified xsi:type="dcterms:W3CDTF">2017-05-23T08:52:00Z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id="http://www.zotero.org/styles/methods-in-ecology-and-evolution"/&gt;&lt;format class="21"/&gt;&lt;count citations="28" publications="27"/&gt;&lt;/info&gt;PAPERS2_INFO_END</vt:lpwstr>
  </property>
</Properties>
</file>